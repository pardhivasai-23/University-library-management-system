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3BF3" w14:textId="77777777" w:rsidR="00021B9B" w:rsidRDefault="006761A0">
      <w:pPr>
        <w:spacing w:before="300"/>
        <w:jc w:val="center"/>
      </w:pPr>
      <w:r>
        <w:rPr>
          <w:b/>
          <w:bCs/>
          <w:color w:val="17375E"/>
          <w:sz w:val="40"/>
          <w:szCs w:val="40"/>
        </w:rPr>
        <w:t>ADITYA UNIVERSITY</w:t>
      </w:r>
    </w:p>
    <w:p w14:paraId="795FAC25" w14:textId="00A196C4" w:rsidR="00021B9B" w:rsidRPr="00AA33CB" w:rsidRDefault="006761A0">
      <w:pPr>
        <w:spacing w:after="100"/>
        <w:jc w:val="center"/>
        <w:rPr>
          <w:b/>
          <w:bCs/>
          <w:sz w:val="28"/>
          <w:szCs w:val="28"/>
        </w:rPr>
      </w:pPr>
      <w:proofErr w:type="spellStart"/>
      <w:r w:rsidRPr="00AA33CB">
        <w:rPr>
          <w:b/>
          <w:bCs/>
          <w:color w:val="666666"/>
          <w:sz w:val="28"/>
          <w:szCs w:val="28"/>
        </w:rPr>
        <w:t>Surampalem</w:t>
      </w:r>
      <w:proofErr w:type="spellEnd"/>
      <w:r w:rsidR="00806C9C" w:rsidRPr="00AA33CB">
        <w:rPr>
          <w:b/>
          <w:bCs/>
          <w:color w:val="666666"/>
          <w:sz w:val="28"/>
          <w:szCs w:val="28"/>
        </w:rPr>
        <w:t xml:space="preserve"> </w:t>
      </w:r>
    </w:p>
    <w:p w14:paraId="665C0398" w14:textId="3605D552" w:rsidR="00021B9B" w:rsidRPr="00AA33CB" w:rsidRDefault="00806C9C" w:rsidP="00AA33CB">
      <w:pPr>
        <w:spacing w:after="600"/>
        <w:rPr>
          <w:b/>
          <w:bCs/>
          <w:color w:val="666666"/>
          <w:sz w:val="28"/>
          <w:szCs w:val="28"/>
        </w:rPr>
      </w:pPr>
      <w:r w:rsidRPr="00AA33CB">
        <w:rPr>
          <w:color w:val="666666"/>
          <w:sz w:val="28"/>
          <w:szCs w:val="28"/>
        </w:rPr>
        <w:t xml:space="preserve">                            </w:t>
      </w:r>
      <w:r w:rsidRPr="00AA33CB">
        <w:rPr>
          <w:b/>
          <w:bCs/>
          <w:color w:val="666666"/>
          <w:sz w:val="28"/>
          <w:szCs w:val="28"/>
        </w:rPr>
        <w:t xml:space="preserve"> Department of Artificial Intelligence &amp; Machine Learning</w:t>
      </w:r>
    </w:p>
    <w:p w14:paraId="7302DDAB" w14:textId="77777777" w:rsidR="00021B9B" w:rsidRDefault="006761A0">
      <w:pPr>
        <w:spacing w:before="400" w:after="100"/>
        <w:jc w:val="center"/>
      </w:pPr>
      <w:r>
        <w:rPr>
          <w:b/>
          <w:bCs/>
          <w:color w:val="FF6600"/>
          <w:sz w:val="36"/>
          <w:szCs w:val="36"/>
        </w:rPr>
        <w:t>DBMS CAPSTONE PROJECT</w:t>
      </w:r>
    </w:p>
    <w:p w14:paraId="4FFEE833" w14:textId="77777777" w:rsidR="00021B9B" w:rsidRDefault="006761A0">
      <w:pPr>
        <w:spacing w:after="500"/>
        <w:jc w:val="center"/>
      </w:pPr>
      <w:r>
        <w:rPr>
          <w:b/>
          <w:bCs/>
          <w:sz w:val="26"/>
          <w:szCs w:val="26"/>
        </w:rPr>
        <w:t>Project Documentation Report</w:t>
      </w:r>
    </w:p>
    <w:p w14:paraId="011EC8C5" w14:textId="2DB6BADD" w:rsidR="00021B9B" w:rsidRPr="00515DBD" w:rsidRDefault="006761A0" w:rsidP="00AA33CB">
      <w:pPr>
        <w:numPr>
          <w:ilvl w:val="0"/>
          <w:numId w:val="5"/>
        </w:numPr>
        <w:pBdr>
          <w:top w:val="single" w:sz="4" w:space="1" w:color="BFBFBF"/>
          <w:bottom w:val="single" w:sz="4" w:space="1" w:color="BFBFBF"/>
        </w:pBdr>
        <w:spacing w:before="300" w:after="100"/>
        <w:rPr>
          <w:b/>
          <w:bCs/>
          <w:sz w:val="32"/>
          <w:szCs w:val="32"/>
        </w:rPr>
      </w:pPr>
      <w:r w:rsidRPr="00515DBD">
        <w:rPr>
          <w:b/>
          <w:bCs/>
          <w:sz w:val="32"/>
          <w:szCs w:val="32"/>
        </w:rPr>
        <w:t xml:space="preserve">Project Title: </w:t>
      </w:r>
      <w:r w:rsidR="00806C9C" w:rsidRPr="00515DBD">
        <w:rPr>
          <w:b/>
          <w:bCs/>
          <w:sz w:val="32"/>
          <w:szCs w:val="32"/>
          <w:lang w:val="en-US"/>
        </w:rPr>
        <w:t>University Academic Management System</w:t>
      </w:r>
    </w:p>
    <w:p w14:paraId="29C5D6D6" w14:textId="10954FCA" w:rsidR="00AA33CB" w:rsidRPr="00515DBD" w:rsidRDefault="006761A0" w:rsidP="00AA33CB">
      <w:pPr>
        <w:spacing w:before="500" w:after="160"/>
        <w:rPr>
          <w:sz w:val="24"/>
          <w:szCs w:val="24"/>
        </w:rPr>
      </w:pPr>
      <w:r w:rsidRPr="00515DBD">
        <w:rPr>
          <w:b/>
          <w:bCs/>
          <w:sz w:val="28"/>
          <w:szCs w:val="28"/>
        </w:rPr>
        <w:t>Submitted by:</w:t>
      </w:r>
    </w:p>
    <w:tbl>
      <w:tblPr>
        <w:tblW w:w="9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3000"/>
      </w:tblGrid>
      <w:tr w:rsidR="00AA33CB" w14:paraId="6FEB9992" w14:textId="77777777" w:rsidTr="00C85A95">
        <w:trPr>
          <w:tblHeader/>
        </w:trPr>
        <w:tc>
          <w:tcPr>
            <w:tcW w:w="1200" w:type="dxa"/>
            <w:shd w:val="clear" w:color="auto" w:fill="FF6600"/>
            <w:tcMar>
              <w:top w:w="80" w:type="dxa"/>
              <w:left w:w="100" w:type="dxa"/>
              <w:bottom w:w="80" w:type="dxa"/>
              <w:right w:w="100" w:type="dxa"/>
            </w:tcMar>
            <w:vAlign w:val="center"/>
          </w:tcPr>
          <w:p w14:paraId="25CFA5E9" w14:textId="77777777" w:rsidR="00AA33CB" w:rsidRDefault="00AA33CB" w:rsidP="00C85A95">
            <w:pPr>
              <w:jc w:val="center"/>
            </w:pPr>
            <w:proofErr w:type="spellStart"/>
            <w:proofErr w:type="gramStart"/>
            <w:r>
              <w:rPr>
                <w:b/>
                <w:bCs/>
                <w:color w:val="FFFFFF"/>
              </w:rPr>
              <w:t>S.No</w:t>
            </w:r>
            <w:proofErr w:type="spellEnd"/>
            <w:proofErr w:type="gramEnd"/>
          </w:p>
        </w:tc>
        <w:tc>
          <w:tcPr>
            <w:tcW w:w="5000" w:type="dxa"/>
            <w:shd w:val="clear" w:color="auto" w:fill="FF6600"/>
            <w:tcMar>
              <w:top w:w="80" w:type="dxa"/>
              <w:left w:w="100" w:type="dxa"/>
              <w:bottom w:w="80" w:type="dxa"/>
              <w:right w:w="100" w:type="dxa"/>
            </w:tcMar>
            <w:vAlign w:val="center"/>
          </w:tcPr>
          <w:p w14:paraId="2A1CB124" w14:textId="77777777" w:rsidR="00AA33CB" w:rsidRDefault="00AA33CB" w:rsidP="00C85A95">
            <w:pPr>
              <w:jc w:val="center"/>
            </w:pPr>
            <w:r>
              <w:rPr>
                <w:b/>
                <w:bCs/>
                <w:color w:val="FFFFFF"/>
              </w:rPr>
              <w:t>Student Name</w:t>
            </w:r>
          </w:p>
        </w:tc>
        <w:tc>
          <w:tcPr>
            <w:tcW w:w="3000" w:type="dxa"/>
            <w:shd w:val="clear" w:color="auto" w:fill="FF6600"/>
            <w:tcMar>
              <w:top w:w="80" w:type="dxa"/>
              <w:left w:w="100" w:type="dxa"/>
              <w:bottom w:w="80" w:type="dxa"/>
              <w:right w:w="100" w:type="dxa"/>
            </w:tcMar>
            <w:vAlign w:val="center"/>
          </w:tcPr>
          <w:p w14:paraId="29C46F39" w14:textId="77777777" w:rsidR="00AA33CB" w:rsidRDefault="00AA33CB" w:rsidP="00C85A95">
            <w:pPr>
              <w:jc w:val="center"/>
            </w:pPr>
            <w:r>
              <w:rPr>
                <w:b/>
                <w:bCs/>
                <w:color w:val="FFFFFF"/>
              </w:rPr>
              <w:t>Roll Number</w:t>
            </w:r>
          </w:p>
        </w:tc>
      </w:tr>
      <w:tr w:rsidR="00AA33CB" w14:paraId="2F5ACC2E" w14:textId="77777777" w:rsidTr="00C85A95">
        <w:tc>
          <w:tcPr>
            <w:tcW w:w="1200" w:type="dxa"/>
            <w:tcMar>
              <w:top w:w="80" w:type="dxa"/>
              <w:left w:w="100" w:type="dxa"/>
              <w:bottom w:w="80" w:type="dxa"/>
              <w:right w:w="100" w:type="dxa"/>
            </w:tcMar>
            <w:vAlign w:val="center"/>
          </w:tcPr>
          <w:p w14:paraId="3C6F7B43" w14:textId="77777777" w:rsidR="00AA33CB" w:rsidRPr="00515DBD" w:rsidRDefault="00AA33CB" w:rsidP="00C85A95">
            <w:pPr>
              <w:rPr>
                <w:b/>
                <w:bCs/>
              </w:rPr>
            </w:pPr>
            <w:r w:rsidRPr="00515DBD">
              <w:rPr>
                <w:b/>
                <w:bCs/>
              </w:rPr>
              <w:t>1.</w:t>
            </w:r>
          </w:p>
        </w:tc>
        <w:tc>
          <w:tcPr>
            <w:tcW w:w="5000" w:type="dxa"/>
            <w:tcMar>
              <w:top w:w="80" w:type="dxa"/>
              <w:left w:w="100" w:type="dxa"/>
              <w:bottom w:w="80" w:type="dxa"/>
              <w:right w:w="100" w:type="dxa"/>
            </w:tcMar>
            <w:vAlign w:val="center"/>
          </w:tcPr>
          <w:p w14:paraId="1BD891AF" w14:textId="77777777" w:rsidR="00AA33CB" w:rsidRPr="00515DBD" w:rsidRDefault="00AA33CB" w:rsidP="00C85A95">
            <w:pPr>
              <w:rPr>
                <w:b/>
                <w:bCs/>
                <w:color w:val="000000" w:themeColor="text1"/>
                <w:sz w:val="28"/>
                <w:szCs w:val="28"/>
              </w:rPr>
            </w:pPr>
            <w:r w:rsidRPr="00515DBD">
              <w:rPr>
                <w:b/>
                <w:bCs/>
                <w:color w:val="000000" w:themeColor="text1"/>
                <w:sz w:val="28"/>
                <w:szCs w:val="28"/>
              </w:rPr>
              <w:t xml:space="preserve"> </w:t>
            </w:r>
            <w:proofErr w:type="gramStart"/>
            <w:r w:rsidRPr="00515DBD">
              <w:rPr>
                <w:b/>
                <w:bCs/>
                <w:color w:val="000000" w:themeColor="text1"/>
                <w:sz w:val="28"/>
                <w:szCs w:val="28"/>
                <w:lang w:val="en-US"/>
              </w:rPr>
              <w:t>P.THANU</w:t>
            </w:r>
            <w:proofErr w:type="gramEnd"/>
            <w:r w:rsidRPr="00515DBD">
              <w:rPr>
                <w:b/>
                <w:bCs/>
                <w:color w:val="000000" w:themeColor="text1"/>
                <w:sz w:val="28"/>
                <w:szCs w:val="28"/>
                <w:lang w:val="en-US"/>
              </w:rPr>
              <w:t xml:space="preserve"> SREE</w:t>
            </w:r>
          </w:p>
        </w:tc>
        <w:tc>
          <w:tcPr>
            <w:tcW w:w="3000" w:type="dxa"/>
            <w:tcMar>
              <w:top w:w="80" w:type="dxa"/>
              <w:left w:w="100" w:type="dxa"/>
              <w:bottom w:w="80" w:type="dxa"/>
              <w:right w:w="100" w:type="dxa"/>
            </w:tcMar>
            <w:vAlign w:val="center"/>
          </w:tcPr>
          <w:p w14:paraId="5E599FF8" w14:textId="77777777" w:rsidR="00AA33CB" w:rsidRPr="00515DBD" w:rsidRDefault="00AA33CB" w:rsidP="00C85A95">
            <w:pPr>
              <w:rPr>
                <w:b/>
                <w:bCs/>
                <w:sz w:val="28"/>
                <w:szCs w:val="28"/>
              </w:rPr>
            </w:pPr>
            <w:r w:rsidRPr="00515DBD">
              <w:rPr>
                <w:b/>
                <w:bCs/>
                <w:color w:val="000000"/>
                <w:sz w:val="28"/>
                <w:szCs w:val="28"/>
              </w:rPr>
              <w:t xml:space="preserve"> 25B11AI946</w:t>
            </w:r>
          </w:p>
        </w:tc>
      </w:tr>
      <w:tr w:rsidR="00AA33CB" w14:paraId="5CD5C4A6" w14:textId="77777777" w:rsidTr="00C85A95">
        <w:tc>
          <w:tcPr>
            <w:tcW w:w="1200" w:type="dxa"/>
            <w:tcMar>
              <w:top w:w="80" w:type="dxa"/>
              <w:left w:w="100" w:type="dxa"/>
              <w:bottom w:w="80" w:type="dxa"/>
              <w:right w:w="100" w:type="dxa"/>
            </w:tcMar>
            <w:vAlign w:val="center"/>
          </w:tcPr>
          <w:p w14:paraId="4957C771" w14:textId="77777777" w:rsidR="00AA33CB" w:rsidRPr="00515DBD" w:rsidRDefault="00AA33CB" w:rsidP="00C85A95">
            <w:pPr>
              <w:rPr>
                <w:b/>
                <w:bCs/>
              </w:rPr>
            </w:pPr>
            <w:r w:rsidRPr="00515DBD">
              <w:rPr>
                <w:b/>
                <w:bCs/>
                <w:color w:val="000000"/>
              </w:rPr>
              <w:t>2.</w:t>
            </w:r>
          </w:p>
        </w:tc>
        <w:tc>
          <w:tcPr>
            <w:tcW w:w="5000" w:type="dxa"/>
            <w:tcMar>
              <w:top w:w="80" w:type="dxa"/>
              <w:left w:w="100" w:type="dxa"/>
              <w:bottom w:w="80" w:type="dxa"/>
              <w:right w:w="100" w:type="dxa"/>
            </w:tcMar>
            <w:vAlign w:val="center"/>
          </w:tcPr>
          <w:p w14:paraId="478B25DF" w14:textId="77777777" w:rsidR="00AA33CB" w:rsidRPr="00515DBD" w:rsidRDefault="00AA33CB" w:rsidP="00C85A95">
            <w:pPr>
              <w:rPr>
                <w:b/>
                <w:bCs/>
                <w:color w:val="000000" w:themeColor="text1"/>
                <w:sz w:val="28"/>
                <w:szCs w:val="28"/>
              </w:rPr>
            </w:pPr>
            <w:r w:rsidRPr="00515DBD">
              <w:rPr>
                <w:b/>
                <w:bCs/>
                <w:color w:val="000000" w:themeColor="text1"/>
                <w:sz w:val="28"/>
                <w:szCs w:val="28"/>
              </w:rPr>
              <w:t xml:space="preserve"> </w:t>
            </w:r>
            <w:proofErr w:type="gramStart"/>
            <w:r w:rsidRPr="00515DBD">
              <w:rPr>
                <w:b/>
                <w:bCs/>
                <w:color w:val="000000" w:themeColor="text1"/>
                <w:sz w:val="28"/>
                <w:szCs w:val="28"/>
                <w:lang w:val="en-US"/>
              </w:rPr>
              <w:t>G.PARDHIVA</w:t>
            </w:r>
            <w:proofErr w:type="gramEnd"/>
            <w:r w:rsidRPr="00515DBD">
              <w:rPr>
                <w:b/>
                <w:bCs/>
                <w:color w:val="000000" w:themeColor="text1"/>
                <w:sz w:val="28"/>
                <w:szCs w:val="28"/>
                <w:lang w:val="en-US"/>
              </w:rPr>
              <w:t xml:space="preserve"> SAI</w:t>
            </w:r>
          </w:p>
        </w:tc>
        <w:tc>
          <w:tcPr>
            <w:tcW w:w="3000" w:type="dxa"/>
            <w:tcMar>
              <w:top w:w="80" w:type="dxa"/>
              <w:left w:w="100" w:type="dxa"/>
              <w:bottom w:w="80" w:type="dxa"/>
              <w:right w:w="100" w:type="dxa"/>
            </w:tcMar>
            <w:vAlign w:val="center"/>
          </w:tcPr>
          <w:p w14:paraId="4038C476" w14:textId="77777777" w:rsidR="00AA33CB" w:rsidRPr="00515DBD" w:rsidRDefault="00AA33CB" w:rsidP="00C85A95">
            <w:pPr>
              <w:rPr>
                <w:b/>
                <w:bCs/>
                <w:sz w:val="28"/>
                <w:szCs w:val="28"/>
              </w:rPr>
            </w:pPr>
            <w:r w:rsidRPr="00515DBD">
              <w:rPr>
                <w:b/>
                <w:bCs/>
                <w:color w:val="000000"/>
                <w:sz w:val="28"/>
                <w:szCs w:val="28"/>
              </w:rPr>
              <w:t xml:space="preserve"> 25B11AI346</w:t>
            </w:r>
          </w:p>
        </w:tc>
      </w:tr>
      <w:tr w:rsidR="00AA33CB" w14:paraId="11795E96" w14:textId="77777777" w:rsidTr="00C85A95">
        <w:tc>
          <w:tcPr>
            <w:tcW w:w="1200" w:type="dxa"/>
            <w:tcMar>
              <w:top w:w="80" w:type="dxa"/>
              <w:left w:w="100" w:type="dxa"/>
              <w:bottom w:w="80" w:type="dxa"/>
              <w:right w:w="100" w:type="dxa"/>
            </w:tcMar>
            <w:vAlign w:val="center"/>
          </w:tcPr>
          <w:p w14:paraId="0FE5EFB8" w14:textId="77777777" w:rsidR="00AA33CB" w:rsidRPr="00515DBD" w:rsidRDefault="00AA33CB" w:rsidP="00C85A95">
            <w:pPr>
              <w:rPr>
                <w:b/>
                <w:bCs/>
              </w:rPr>
            </w:pPr>
            <w:r w:rsidRPr="00515DBD">
              <w:rPr>
                <w:b/>
                <w:bCs/>
                <w:color w:val="000000"/>
              </w:rPr>
              <w:t>3.</w:t>
            </w:r>
          </w:p>
        </w:tc>
        <w:tc>
          <w:tcPr>
            <w:tcW w:w="5000" w:type="dxa"/>
            <w:tcMar>
              <w:top w:w="80" w:type="dxa"/>
              <w:left w:w="100" w:type="dxa"/>
              <w:bottom w:w="80" w:type="dxa"/>
              <w:right w:w="100" w:type="dxa"/>
            </w:tcMar>
            <w:vAlign w:val="center"/>
          </w:tcPr>
          <w:p w14:paraId="032A3067" w14:textId="77777777" w:rsidR="00AA33CB" w:rsidRPr="00515DBD" w:rsidRDefault="00AA33CB" w:rsidP="00C85A95">
            <w:pPr>
              <w:rPr>
                <w:b/>
                <w:bCs/>
                <w:color w:val="000000" w:themeColor="text1"/>
                <w:sz w:val="28"/>
                <w:szCs w:val="28"/>
              </w:rPr>
            </w:pPr>
            <w:r w:rsidRPr="00515DBD">
              <w:rPr>
                <w:b/>
                <w:bCs/>
                <w:color w:val="000000" w:themeColor="text1"/>
                <w:sz w:val="28"/>
                <w:szCs w:val="28"/>
              </w:rPr>
              <w:t xml:space="preserve"> </w:t>
            </w:r>
            <w:r w:rsidRPr="00515DBD">
              <w:rPr>
                <w:b/>
                <w:bCs/>
                <w:color w:val="000000" w:themeColor="text1"/>
                <w:sz w:val="28"/>
                <w:szCs w:val="28"/>
                <w:lang w:val="en-US"/>
              </w:rPr>
              <w:t>K. SANDEEP</w:t>
            </w:r>
          </w:p>
        </w:tc>
        <w:tc>
          <w:tcPr>
            <w:tcW w:w="3000" w:type="dxa"/>
            <w:tcMar>
              <w:top w:w="80" w:type="dxa"/>
              <w:left w:w="100" w:type="dxa"/>
              <w:bottom w:w="80" w:type="dxa"/>
              <w:right w:w="100" w:type="dxa"/>
            </w:tcMar>
            <w:vAlign w:val="center"/>
          </w:tcPr>
          <w:p w14:paraId="048F88A2" w14:textId="77777777" w:rsidR="00AA33CB" w:rsidRPr="00515DBD" w:rsidRDefault="00AA33CB" w:rsidP="00C85A95">
            <w:pPr>
              <w:rPr>
                <w:b/>
                <w:bCs/>
                <w:sz w:val="28"/>
                <w:szCs w:val="28"/>
              </w:rPr>
            </w:pPr>
            <w:r w:rsidRPr="00515DBD">
              <w:rPr>
                <w:b/>
                <w:bCs/>
                <w:color w:val="000000"/>
                <w:sz w:val="28"/>
                <w:szCs w:val="28"/>
              </w:rPr>
              <w:t xml:space="preserve"> 25B11AI524</w:t>
            </w:r>
          </w:p>
        </w:tc>
      </w:tr>
      <w:tr w:rsidR="00AA33CB" w14:paraId="75FB1217" w14:textId="77777777" w:rsidTr="00C85A95">
        <w:tc>
          <w:tcPr>
            <w:tcW w:w="1200" w:type="dxa"/>
            <w:tcMar>
              <w:top w:w="80" w:type="dxa"/>
              <w:left w:w="100" w:type="dxa"/>
              <w:bottom w:w="80" w:type="dxa"/>
              <w:right w:w="100" w:type="dxa"/>
            </w:tcMar>
            <w:vAlign w:val="center"/>
          </w:tcPr>
          <w:p w14:paraId="782E5FA5" w14:textId="77777777" w:rsidR="00AA33CB" w:rsidRPr="00515DBD" w:rsidRDefault="00AA33CB" w:rsidP="00C85A95">
            <w:pPr>
              <w:rPr>
                <w:b/>
                <w:bCs/>
              </w:rPr>
            </w:pPr>
            <w:r w:rsidRPr="00515DBD">
              <w:rPr>
                <w:b/>
                <w:bCs/>
              </w:rPr>
              <w:t>4.</w:t>
            </w:r>
          </w:p>
        </w:tc>
        <w:tc>
          <w:tcPr>
            <w:tcW w:w="5000" w:type="dxa"/>
            <w:tcMar>
              <w:top w:w="80" w:type="dxa"/>
              <w:left w:w="100" w:type="dxa"/>
              <w:bottom w:w="80" w:type="dxa"/>
              <w:right w:w="100" w:type="dxa"/>
            </w:tcMar>
            <w:vAlign w:val="center"/>
          </w:tcPr>
          <w:p w14:paraId="2618329E" w14:textId="495836A9" w:rsidR="00AA33CB" w:rsidRPr="00515DBD" w:rsidRDefault="00AA33CB" w:rsidP="00C85A95">
            <w:pPr>
              <w:rPr>
                <w:b/>
                <w:bCs/>
                <w:color w:val="000000" w:themeColor="text1"/>
                <w:sz w:val="28"/>
                <w:szCs w:val="28"/>
              </w:rPr>
            </w:pPr>
            <w:r w:rsidRPr="00515DBD">
              <w:rPr>
                <w:b/>
                <w:bCs/>
                <w:color w:val="000000" w:themeColor="text1"/>
                <w:sz w:val="28"/>
                <w:szCs w:val="28"/>
              </w:rPr>
              <w:t xml:space="preserve"> </w:t>
            </w:r>
            <w:r w:rsidRPr="00515DBD">
              <w:rPr>
                <w:b/>
                <w:bCs/>
                <w:color w:val="000000" w:themeColor="text1"/>
                <w:sz w:val="28"/>
                <w:szCs w:val="28"/>
                <w:lang w:val="en-US"/>
              </w:rPr>
              <w:t>M. PADMAVATH</w:t>
            </w:r>
            <w:r w:rsidR="00C553A9" w:rsidRPr="00515DBD">
              <w:rPr>
                <w:b/>
                <w:bCs/>
                <w:color w:val="000000" w:themeColor="text1"/>
                <w:sz w:val="28"/>
                <w:szCs w:val="28"/>
                <w:lang w:val="en-US"/>
              </w:rPr>
              <w:t>I</w:t>
            </w:r>
          </w:p>
        </w:tc>
        <w:tc>
          <w:tcPr>
            <w:tcW w:w="3000" w:type="dxa"/>
            <w:tcMar>
              <w:top w:w="80" w:type="dxa"/>
              <w:left w:w="100" w:type="dxa"/>
              <w:bottom w:w="80" w:type="dxa"/>
              <w:right w:w="100" w:type="dxa"/>
            </w:tcMar>
            <w:vAlign w:val="center"/>
          </w:tcPr>
          <w:p w14:paraId="095AA866" w14:textId="77777777" w:rsidR="00AA33CB" w:rsidRPr="00515DBD" w:rsidRDefault="00AA33CB" w:rsidP="00C85A95">
            <w:pPr>
              <w:rPr>
                <w:b/>
                <w:bCs/>
                <w:sz w:val="28"/>
                <w:szCs w:val="28"/>
              </w:rPr>
            </w:pPr>
            <w:r w:rsidRPr="00515DBD">
              <w:rPr>
                <w:b/>
                <w:bCs/>
                <w:color w:val="000000"/>
                <w:sz w:val="28"/>
                <w:szCs w:val="28"/>
              </w:rPr>
              <w:t xml:space="preserve"> 25B11AI717</w:t>
            </w:r>
          </w:p>
        </w:tc>
      </w:tr>
    </w:tbl>
    <w:p w14:paraId="5C3F65E5" w14:textId="51E52FCC" w:rsidR="00021B9B" w:rsidRPr="00AA33CB" w:rsidRDefault="00AA33CB">
      <w:pPr>
        <w:spacing w:before="500" w:after="100"/>
        <w:rPr>
          <w:sz w:val="28"/>
          <w:szCs w:val="28"/>
        </w:rPr>
      </w:pPr>
      <w:r w:rsidRPr="00515DBD">
        <w:rPr>
          <w:b/>
          <w:bCs/>
          <w:sz w:val="28"/>
          <w:szCs w:val="28"/>
        </w:rPr>
        <w:t>Course:</w:t>
      </w:r>
      <w:r w:rsidRPr="00AA33CB">
        <w:rPr>
          <w:sz w:val="28"/>
          <w:szCs w:val="28"/>
        </w:rPr>
        <w:t xml:space="preserve"> Database Management Systems (</w:t>
      </w:r>
      <w:proofErr w:type="gramStart"/>
      <w:r w:rsidRPr="00AA33CB">
        <w:rPr>
          <w:sz w:val="28"/>
          <w:szCs w:val="28"/>
        </w:rPr>
        <w:t>DBMS</w:t>
      </w:r>
      <w:r w:rsidR="00047483">
        <w:rPr>
          <w:sz w:val="28"/>
          <w:szCs w:val="28"/>
        </w:rPr>
        <w:t>)</w:t>
      </w:r>
      <w:r w:rsidRPr="00AA33CB">
        <w:rPr>
          <w:sz w:val="28"/>
          <w:szCs w:val="28"/>
        </w:rPr>
        <w:t xml:space="preserve">   </w:t>
      </w:r>
      <w:proofErr w:type="gramEnd"/>
      <w:r w:rsidRPr="00AA33CB">
        <w:rPr>
          <w:sz w:val="28"/>
          <w:szCs w:val="28"/>
        </w:rPr>
        <w:t xml:space="preserve">     </w:t>
      </w:r>
      <w:r w:rsidRPr="006E1615">
        <w:rPr>
          <w:b/>
          <w:bCs/>
          <w:sz w:val="28"/>
          <w:szCs w:val="28"/>
        </w:rPr>
        <w:t>Course Code:</w:t>
      </w:r>
      <w:r w:rsidRPr="00AA33CB">
        <w:rPr>
          <w:sz w:val="28"/>
          <w:szCs w:val="28"/>
        </w:rPr>
        <w:t xml:space="preserve"> </w:t>
      </w:r>
      <w:r w:rsidR="006879F3">
        <w:rPr>
          <w:sz w:val="28"/>
          <w:szCs w:val="28"/>
        </w:rPr>
        <w:t>25</w:t>
      </w:r>
      <w:r w:rsidR="000747EC">
        <w:rPr>
          <w:sz w:val="28"/>
          <w:szCs w:val="28"/>
        </w:rPr>
        <w:t>01</w:t>
      </w:r>
      <w:r w:rsidR="006879F3">
        <w:rPr>
          <w:sz w:val="28"/>
          <w:szCs w:val="28"/>
        </w:rPr>
        <w:t>IT</w:t>
      </w:r>
      <w:r w:rsidR="00515DBD">
        <w:rPr>
          <w:sz w:val="28"/>
          <w:szCs w:val="28"/>
        </w:rPr>
        <w:t>05</w:t>
      </w:r>
    </w:p>
    <w:p w14:paraId="0734DD88" w14:textId="3B8DC485" w:rsidR="00021B9B" w:rsidRPr="00AA33CB" w:rsidRDefault="006761A0">
      <w:pPr>
        <w:spacing w:after="100"/>
        <w:rPr>
          <w:sz w:val="28"/>
          <w:szCs w:val="28"/>
        </w:rPr>
      </w:pPr>
      <w:r w:rsidRPr="006E1615">
        <w:rPr>
          <w:b/>
          <w:bCs/>
          <w:sz w:val="28"/>
          <w:szCs w:val="28"/>
        </w:rPr>
        <w:t xml:space="preserve">Faculty Coordinator: </w:t>
      </w:r>
      <w:proofErr w:type="spellStart"/>
      <w:proofErr w:type="gramStart"/>
      <w:r w:rsidR="00806C9C" w:rsidRPr="00AA33CB">
        <w:rPr>
          <w:sz w:val="28"/>
          <w:szCs w:val="28"/>
        </w:rPr>
        <w:t>T.Srinivasulu</w:t>
      </w:r>
      <w:proofErr w:type="spellEnd"/>
      <w:proofErr w:type="gramEnd"/>
    </w:p>
    <w:p w14:paraId="12236DFF" w14:textId="731CD7F4" w:rsidR="00021B9B" w:rsidRPr="00AA33CB" w:rsidRDefault="006761A0">
      <w:pPr>
        <w:spacing w:after="100"/>
        <w:rPr>
          <w:sz w:val="28"/>
          <w:szCs w:val="28"/>
        </w:rPr>
      </w:pPr>
      <w:r w:rsidRPr="006E1615">
        <w:rPr>
          <w:b/>
          <w:bCs/>
          <w:sz w:val="28"/>
          <w:szCs w:val="28"/>
        </w:rPr>
        <w:t>Academic Year:</w:t>
      </w:r>
      <w:r w:rsidRPr="00AA33CB">
        <w:rPr>
          <w:sz w:val="28"/>
          <w:szCs w:val="28"/>
        </w:rPr>
        <w:t xml:space="preserve"> </w:t>
      </w:r>
      <w:r w:rsidR="00806C9C" w:rsidRPr="00AA33CB">
        <w:rPr>
          <w:sz w:val="28"/>
          <w:szCs w:val="28"/>
        </w:rPr>
        <w:t>2026</w:t>
      </w:r>
      <w:r w:rsidRPr="00AA33CB">
        <w:rPr>
          <w:sz w:val="28"/>
          <w:szCs w:val="28"/>
        </w:rPr>
        <w:t xml:space="preserve">          </w:t>
      </w:r>
      <w:r w:rsidRPr="006E1615">
        <w:rPr>
          <w:b/>
          <w:bCs/>
          <w:sz w:val="28"/>
          <w:szCs w:val="28"/>
        </w:rPr>
        <w:t>Date of Submission:</w:t>
      </w:r>
      <w:r w:rsidRPr="00AA33CB">
        <w:rPr>
          <w:sz w:val="28"/>
          <w:szCs w:val="28"/>
        </w:rPr>
        <w:t xml:space="preserve"> </w:t>
      </w:r>
    </w:p>
    <w:p w14:paraId="743F7CF7" w14:textId="7F30FEE1" w:rsidR="00021B9B" w:rsidRPr="006E1615" w:rsidRDefault="006761A0">
      <w:pPr>
        <w:spacing w:after="100"/>
        <w:rPr>
          <w:b/>
          <w:bCs/>
          <w:sz w:val="28"/>
          <w:szCs w:val="28"/>
        </w:rPr>
      </w:pPr>
      <w:r w:rsidRPr="006E1615">
        <w:rPr>
          <w:b/>
          <w:bCs/>
          <w:sz w:val="28"/>
          <w:szCs w:val="28"/>
        </w:rPr>
        <w:t xml:space="preserve">GitHub Repository Link: </w:t>
      </w:r>
    </w:p>
    <w:p w14:paraId="42AA0BD0" w14:textId="77777777" w:rsidR="00021B9B" w:rsidRPr="00AA33CB" w:rsidRDefault="006761A0">
      <w:pPr>
        <w:rPr>
          <w:sz w:val="28"/>
          <w:szCs w:val="28"/>
        </w:rPr>
      </w:pPr>
      <w:r w:rsidRPr="00AA33CB">
        <w:rPr>
          <w:sz w:val="28"/>
          <w:szCs w:val="28"/>
        </w:rPr>
        <w:br w:type="page"/>
      </w:r>
    </w:p>
    <w:p w14:paraId="1093FC9D" w14:textId="33876F0C" w:rsidR="00021B9B" w:rsidRDefault="006761A0">
      <w:pPr>
        <w:pStyle w:val="Heading1"/>
        <w:spacing w:after="200"/>
      </w:pPr>
      <w:bookmarkStart w:id="0" w:name="_Toc240137360"/>
      <w:r>
        <w:rPr>
          <w:b/>
          <w:bCs/>
          <w:color w:val="17375E"/>
          <w:sz w:val="30"/>
          <w:szCs w:val="30"/>
        </w:rPr>
        <w:lastRenderedPageBreak/>
        <w:t>TABLE OF CONTENTS</w:t>
      </w:r>
      <w:bookmarkEnd w:id="0"/>
    </w:p>
    <w:sdt>
      <w:sdtPr>
        <w:alias w:val="Table of Contents"/>
        <w:id w:val="1235514730"/>
      </w:sdtPr>
      <w:sdtEndPr/>
      <w:sdtContent>
        <w:p w14:paraId="208A081E" w14:textId="3748AA7C" w:rsidR="00FA7352" w:rsidRDefault="006761A0">
          <w:pPr>
            <w:pStyle w:val="TOC1"/>
            <w:tabs>
              <w:tab w:val="right" w:leader="dot" w:pos="9350"/>
            </w:tabs>
            <w:rPr>
              <w:noProof/>
            </w:rPr>
          </w:pPr>
          <w:r>
            <w:fldChar w:fldCharType="begin"/>
          </w:r>
          <w:r>
            <w:instrText>TOC \h \o "1-2"</w:instrText>
          </w:r>
          <w:r>
            <w:fldChar w:fldCharType="separate"/>
          </w:r>
          <w:hyperlink w:anchor="_Toc240137360" w:history="1">
            <w:r w:rsidR="00FA7352" w:rsidRPr="006A0095">
              <w:rPr>
                <w:rStyle w:val="Hyperlink"/>
                <w:b/>
                <w:bCs/>
                <w:noProof/>
              </w:rPr>
              <w:t>TABLE OF CONTENTS</w:t>
            </w:r>
            <w:r w:rsidR="00FA7352">
              <w:rPr>
                <w:noProof/>
              </w:rPr>
              <w:tab/>
            </w:r>
            <w:r w:rsidR="00FA7352">
              <w:rPr>
                <w:noProof/>
              </w:rPr>
              <w:fldChar w:fldCharType="begin"/>
            </w:r>
            <w:r w:rsidR="00FA7352">
              <w:rPr>
                <w:noProof/>
              </w:rPr>
              <w:instrText xml:space="preserve"> PAGEREF _Toc240137360 \h </w:instrText>
            </w:r>
            <w:r w:rsidR="00FA7352">
              <w:rPr>
                <w:noProof/>
              </w:rPr>
            </w:r>
            <w:r w:rsidR="00FA7352">
              <w:rPr>
                <w:noProof/>
              </w:rPr>
              <w:fldChar w:fldCharType="separate"/>
            </w:r>
            <w:r w:rsidR="00515DBD">
              <w:rPr>
                <w:noProof/>
              </w:rPr>
              <w:t>2</w:t>
            </w:r>
            <w:r w:rsidR="00FA7352">
              <w:rPr>
                <w:noProof/>
              </w:rPr>
              <w:fldChar w:fldCharType="end"/>
            </w:r>
          </w:hyperlink>
        </w:p>
        <w:p w14:paraId="6AF01663" w14:textId="03D66222" w:rsidR="00FA7352" w:rsidRDefault="00FA7352">
          <w:pPr>
            <w:pStyle w:val="TOC1"/>
            <w:tabs>
              <w:tab w:val="right" w:leader="dot" w:pos="9350"/>
            </w:tabs>
            <w:rPr>
              <w:noProof/>
            </w:rPr>
          </w:pPr>
          <w:hyperlink w:anchor="_Toc240137364" w:history="1">
            <w:r w:rsidRPr="006A0095">
              <w:rPr>
                <w:rStyle w:val="Hyperlink"/>
                <w:b/>
                <w:bCs/>
                <w:noProof/>
              </w:rPr>
              <w:t>1. ABSTRACT</w:t>
            </w:r>
            <w:r>
              <w:rPr>
                <w:noProof/>
              </w:rPr>
              <w:tab/>
            </w:r>
            <w:r>
              <w:rPr>
                <w:noProof/>
              </w:rPr>
              <w:fldChar w:fldCharType="begin"/>
            </w:r>
            <w:r>
              <w:rPr>
                <w:noProof/>
              </w:rPr>
              <w:instrText xml:space="preserve"> PAGEREF _Toc240137364 \h </w:instrText>
            </w:r>
            <w:r>
              <w:rPr>
                <w:noProof/>
              </w:rPr>
            </w:r>
            <w:r>
              <w:rPr>
                <w:noProof/>
              </w:rPr>
              <w:fldChar w:fldCharType="separate"/>
            </w:r>
            <w:r w:rsidR="00515DBD">
              <w:rPr>
                <w:noProof/>
              </w:rPr>
              <w:t>3</w:t>
            </w:r>
            <w:r>
              <w:rPr>
                <w:noProof/>
              </w:rPr>
              <w:fldChar w:fldCharType="end"/>
            </w:r>
          </w:hyperlink>
        </w:p>
        <w:p w14:paraId="1797D299" w14:textId="7A7E1E30" w:rsidR="00FA7352" w:rsidRDefault="00FA7352">
          <w:pPr>
            <w:pStyle w:val="TOC1"/>
            <w:tabs>
              <w:tab w:val="right" w:leader="dot" w:pos="9350"/>
            </w:tabs>
            <w:rPr>
              <w:noProof/>
            </w:rPr>
          </w:pPr>
          <w:hyperlink w:anchor="_Toc240137365" w:history="1">
            <w:r w:rsidRPr="006A0095">
              <w:rPr>
                <w:rStyle w:val="Hyperlink"/>
                <w:b/>
                <w:bCs/>
                <w:noProof/>
              </w:rPr>
              <w:t>2. INTRODUCTION</w:t>
            </w:r>
            <w:r>
              <w:rPr>
                <w:noProof/>
              </w:rPr>
              <w:tab/>
            </w:r>
            <w:r>
              <w:rPr>
                <w:noProof/>
              </w:rPr>
              <w:fldChar w:fldCharType="begin"/>
            </w:r>
            <w:r>
              <w:rPr>
                <w:noProof/>
              </w:rPr>
              <w:instrText xml:space="preserve"> PAGEREF _Toc240137365 \h </w:instrText>
            </w:r>
            <w:r>
              <w:rPr>
                <w:noProof/>
              </w:rPr>
            </w:r>
            <w:r>
              <w:rPr>
                <w:noProof/>
              </w:rPr>
              <w:fldChar w:fldCharType="separate"/>
            </w:r>
            <w:r w:rsidR="00515DBD">
              <w:rPr>
                <w:noProof/>
              </w:rPr>
              <w:t>3</w:t>
            </w:r>
            <w:r>
              <w:rPr>
                <w:noProof/>
              </w:rPr>
              <w:fldChar w:fldCharType="end"/>
            </w:r>
          </w:hyperlink>
        </w:p>
        <w:p w14:paraId="3676EA29" w14:textId="1A155589" w:rsidR="00FA7352" w:rsidRDefault="00FA7352">
          <w:pPr>
            <w:pStyle w:val="TOC2"/>
            <w:tabs>
              <w:tab w:val="right" w:leader="dot" w:pos="9350"/>
            </w:tabs>
            <w:rPr>
              <w:noProof/>
            </w:rPr>
          </w:pPr>
          <w:hyperlink w:anchor="_Toc240137366" w:history="1">
            <w:r w:rsidRPr="006A0095">
              <w:rPr>
                <w:rStyle w:val="Hyperlink"/>
                <w:b/>
                <w:bCs/>
                <w:noProof/>
              </w:rPr>
              <w:t>2.1 Background</w:t>
            </w:r>
            <w:r>
              <w:rPr>
                <w:noProof/>
              </w:rPr>
              <w:tab/>
            </w:r>
            <w:r>
              <w:rPr>
                <w:noProof/>
              </w:rPr>
              <w:fldChar w:fldCharType="begin"/>
            </w:r>
            <w:r>
              <w:rPr>
                <w:noProof/>
              </w:rPr>
              <w:instrText xml:space="preserve"> PAGEREF _Toc240137366 \h </w:instrText>
            </w:r>
            <w:r>
              <w:rPr>
                <w:noProof/>
              </w:rPr>
            </w:r>
            <w:r>
              <w:rPr>
                <w:noProof/>
              </w:rPr>
              <w:fldChar w:fldCharType="separate"/>
            </w:r>
            <w:r w:rsidR="00515DBD">
              <w:rPr>
                <w:noProof/>
              </w:rPr>
              <w:t>3</w:t>
            </w:r>
            <w:r>
              <w:rPr>
                <w:noProof/>
              </w:rPr>
              <w:fldChar w:fldCharType="end"/>
            </w:r>
          </w:hyperlink>
        </w:p>
        <w:p w14:paraId="0B01F1AD" w14:textId="0EF1DA72" w:rsidR="00FA7352" w:rsidRDefault="00FA7352">
          <w:pPr>
            <w:pStyle w:val="TOC2"/>
            <w:tabs>
              <w:tab w:val="right" w:leader="dot" w:pos="9350"/>
            </w:tabs>
            <w:rPr>
              <w:noProof/>
            </w:rPr>
          </w:pPr>
          <w:hyperlink w:anchor="_Toc240137367" w:history="1">
            <w:r w:rsidRPr="006A0095">
              <w:rPr>
                <w:rStyle w:val="Hyperlink"/>
                <w:b/>
                <w:bCs/>
                <w:noProof/>
              </w:rPr>
              <w:t>2.2 Purpose of the Database</w:t>
            </w:r>
            <w:r>
              <w:rPr>
                <w:noProof/>
              </w:rPr>
              <w:tab/>
            </w:r>
            <w:r>
              <w:rPr>
                <w:noProof/>
              </w:rPr>
              <w:fldChar w:fldCharType="begin"/>
            </w:r>
            <w:r>
              <w:rPr>
                <w:noProof/>
              </w:rPr>
              <w:instrText xml:space="preserve"> PAGEREF _Toc240137367 \h </w:instrText>
            </w:r>
            <w:r>
              <w:rPr>
                <w:noProof/>
              </w:rPr>
            </w:r>
            <w:r>
              <w:rPr>
                <w:noProof/>
              </w:rPr>
              <w:fldChar w:fldCharType="separate"/>
            </w:r>
            <w:r w:rsidR="00515DBD">
              <w:rPr>
                <w:noProof/>
              </w:rPr>
              <w:t>3</w:t>
            </w:r>
            <w:r>
              <w:rPr>
                <w:noProof/>
              </w:rPr>
              <w:fldChar w:fldCharType="end"/>
            </w:r>
          </w:hyperlink>
        </w:p>
        <w:p w14:paraId="64A137F6" w14:textId="4EC9428B" w:rsidR="00FA7352" w:rsidRDefault="00FA7352">
          <w:pPr>
            <w:pStyle w:val="TOC1"/>
            <w:tabs>
              <w:tab w:val="right" w:leader="dot" w:pos="9350"/>
            </w:tabs>
            <w:rPr>
              <w:noProof/>
            </w:rPr>
          </w:pPr>
          <w:hyperlink w:anchor="_Toc240137368" w:history="1">
            <w:r w:rsidRPr="006A0095">
              <w:rPr>
                <w:rStyle w:val="Hyperlink"/>
                <w:b/>
                <w:bCs/>
                <w:noProof/>
              </w:rPr>
              <w:t>3. PROBLEM STATEMENT</w:t>
            </w:r>
            <w:r>
              <w:rPr>
                <w:noProof/>
              </w:rPr>
              <w:tab/>
            </w:r>
            <w:r>
              <w:rPr>
                <w:noProof/>
              </w:rPr>
              <w:fldChar w:fldCharType="begin"/>
            </w:r>
            <w:r>
              <w:rPr>
                <w:noProof/>
              </w:rPr>
              <w:instrText xml:space="preserve"> PAGEREF _Toc240137368 \h </w:instrText>
            </w:r>
            <w:r>
              <w:rPr>
                <w:noProof/>
              </w:rPr>
            </w:r>
            <w:r>
              <w:rPr>
                <w:noProof/>
              </w:rPr>
              <w:fldChar w:fldCharType="separate"/>
            </w:r>
            <w:r w:rsidR="00515DBD">
              <w:rPr>
                <w:noProof/>
              </w:rPr>
              <w:t>4</w:t>
            </w:r>
            <w:r>
              <w:rPr>
                <w:noProof/>
              </w:rPr>
              <w:fldChar w:fldCharType="end"/>
            </w:r>
          </w:hyperlink>
        </w:p>
        <w:p w14:paraId="17ECC876" w14:textId="2997927F" w:rsidR="00FA7352" w:rsidRDefault="00FA7352">
          <w:pPr>
            <w:pStyle w:val="TOC1"/>
            <w:tabs>
              <w:tab w:val="right" w:leader="dot" w:pos="9350"/>
            </w:tabs>
            <w:rPr>
              <w:noProof/>
            </w:rPr>
          </w:pPr>
          <w:hyperlink w:anchor="_Toc240137369" w:history="1">
            <w:r w:rsidRPr="006A0095">
              <w:rPr>
                <w:rStyle w:val="Hyperlink"/>
                <w:b/>
                <w:bCs/>
                <w:noProof/>
              </w:rPr>
              <w:t>4. OBJECTIVES</w:t>
            </w:r>
            <w:r>
              <w:rPr>
                <w:noProof/>
              </w:rPr>
              <w:tab/>
            </w:r>
            <w:r>
              <w:rPr>
                <w:noProof/>
              </w:rPr>
              <w:fldChar w:fldCharType="begin"/>
            </w:r>
            <w:r>
              <w:rPr>
                <w:noProof/>
              </w:rPr>
              <w:instrText xml:space="preserve"> PAGEREF _Toc240137369 \h </w:instrText>
            </w:r>
            <w:r>
              <w:rPr>
                <w:noProof/>
              </w:rPr>
            </w:r>
            <w:r>
              <w:rPr>
                <w:noProof/>
              </w:rPr>
              <w:fldChar w:fldCharType="separate"/>
            </w:r>
            <w:r w:rsidR="00515DBD">
              <w:rPr>
                <w:noProof/>
              </w:rPr>
              <w:t>4</w:t>
            </w:r>
            <w:r>
              <w:rPr>
                <w:noProof/>
              </w:rPr>
              <w:fldChar w:fldCharType="end"/>
            </w:r>
          </w:hyperlink>
        </w:p>
        <w:p w14:paraId="71D32683" w14:textId="2C8E77CA" w:rsidR="00FA7352" w:rsidRDefault="00FA7352">
          <w:pPr>
            <w:pStyle w:val="TOC1"/>
            <w:tabs>
              <w:tab w:val="right" w:leader="dot" w:pos="9350"/>
            </w:tabs>
            <w:rPr>
              <w:noProof/>
            </w:rPr>
          </w:pPr>
          <w:hyperlink w:anchor="_Toc240137370" w:history="1">
            <w:r w:rsidRPr="006A0095">
              <w:rPr>
                <w:rStyle w:val="Hyperlink"/>
                <w:b/>
                <w:bCs/>
                <w:noProof/>
              </w:rPr>
              <w:t>5. TOOLS &amp; TECHNOLOGIES USED</w:t>
            </w:r>
            <w:r>
              <w:rPr>
                <w:noProof/>
              </w:rPr>
              <w:tab/>
            </w:r>
            <w:r>
              <w:rPr>
                <w:noProof/>
              </w:rPr>
              <w:fldChar w:fldCharType="begin"/>
            </w:r>
            <w:r>
              <w:rPr>
                <w:noProof/>
              </w:rPr>
              <w:instrText xml:space="preserve"> PAGEREF _Toc240137370 \h </w:instrText>
            </w:r>
            <w:r>
              <w:rPr>
                <w:noProof/>
              </w:rPr>
            </w:r>
            <w:r>
              <w:rPr>
                <w:noProof/>
              </w:rPr>
              <w:fldChar w:fldCharType="separate"/>
            </w:r>
            <w:r w:rsidR="00515DBD">
              <w:rPr>
                <w:noProof/>
              </w:rPr>
              <w:t>4</w:t>
            </w:r>
            <w:r>
              <w:rPr>
                <w:noProof/>
              </w:rPr>
              <w:fldChar w:fldCharType="end"/>
            </w:r>
          </w:hyperlink>
        </w:p>
        <w:p w14:paraId="4C797303" w14:textId="5052ADEF" w:rsidR="00FA7352" w:rsidRDefault="00FA7352">
          <w:pPr>
            <w:pStyle w:val="TOC1"/>
            <w:tabs>
              <w:tab w:val="right" w:leader="dot" w:pos="9350"/>
            </w:tabs>
            <w:rPr>
              <w:noProof/>
            </w:rPr>
          </w:pPr>
          <w:hyperlink w:anchor="_Toc240137371" w:history="1">
            <w:r w:rsidRPr="006A0095">
              <w:rPr>
                <w:rStyle w:val="Hyperlink"/>
                <w:b/>
                <w:bCs/>
                <w:noProof/>
              </w:rPr>
              <w:t>6. DATABASE DESIGN</w:t>
            </w:r>
            <w:r>
              <w:rPr>
                <w:noProof/>
              </w:rPr>
              <w:tab/>
            </w:r>
            <w:r>
              <w:rPr>
                <w:noProof/>
              </w:rPr>
              <w:fldChar w:fldCharType="begin"/>
            </w:r>
            <w:r>
              <w:rPr>
                <w:noProof/>
              </w:rPr>
              <w:instrText xml:space="preserve"> PAGEREF _Toc240137371 \h </w:instrText>
            </w:r>
            <w:r>
              <w:rPr>
                <w:noProof/>
              </w:rPr>
            </w:r>
            <w:r>
              <w:rPr>
                <w:noProof/>
              </w:rPr>
              <w:fldChar w:fldCharType="separate"/>
            </w:r>
            <w:r w:rsidR="00515DBD">
              <w:rPr>
                <w:noProof/>
              </w:rPr>
              <w:t>6</w:t>
            </w:r>
            <w:r>
              <w:rPr>
                <w:noProof/>
              </w:rPr>
              <w:fldChar w:fldCharType="end"/>
            </w:r>
          </w:hyperlink>
        </w:p>
        <w:p w14:paraId="6A3E2B01" w14:textId="63DDD4FA" w:rsidR="00FA7352" w:rsidRDefault="00FA7352">
          <w:pPr>
            <w:pStyle w:val="TOC2"/>
            <w:tabs>
              <w:tab w:val="right" w:leader="dot" w:pos="9350"/>
            </w:tabs>
            <w:rPr>
              <w:noProof/>
            </w:rPr>
          </w:pPr>
          <w:hyperlink w:anchor="_Toc240137372" w:history="1">
            <w:r w:rsidRPr="006A0095">
              <w:rPr>
                <w:rStyle w:val="Hyperlink"/>
                <w:b/>
                <w:bCs/>
                <w:noProof/>
              </w:rPr>
              <w:t>6.1 Identified Entities</w:t>
            </w:r>
            <w:r>
              <w:rPr>
                <w:noProof/>
              </w:rPr>
              <w:tab/>
            </w:r>
            <w:r>
              <w:rPr>
                <w:noProof/>
              </w:rPr>
              <w:fldChar w:fldCharType="begin"/>
            </w:r>
            <w:r>
              <w:rPr>
                <w:noProof/>
              </w:rPr>
              <w:instrText xml:space="preserve"> PAGEREF _Toc240137372 \h </w:instrText>
            </w:r>
            <w:r>
              <w:rPr>
                <w:noProof/>
              </w:rPr>
            </w:r>
            <w:r>
              <w:rPr>
                <w:noProof/>
              </w:rPr>
              <w:fldChar w:fldCharType="separate"/>
            </w:r>
            <w:r w:rsidR="00515DBD">
              <w:rPr>
                <w:noProof/>
              </w:rPr>
              <w:t>6</w:t>
            </w:r>
            <w:r>
              <w:rPr>
                <w:noProof/>
              </w:rPr>
              <w:fldChar w:fldCharType="end"/>
            </w:r>
          </w:hyperlink>
        </w:p>
        <w:p w14:paraId="6E04BB4C" w14:textId="53AE3302" w:rsidR="00FA7352" w:rsidRDefault="00FA7352">
          <w:pPr>
            <w:pStyle w:val="TOC2"/>
            <w:tabs>
              <w:tab w:val="right" w:leader="dot" w:pos="9350"/>
            </w:tabs>
            <w:rPr>
              <w:noProof/>
            </w:rPr>
          </w:pPr>
          <w:hyperlink w:anchor="_Toc240137373" w:history="1">
            <w:r w:rsidRPr="006A0095">
              <w:rPr>
                <w:rStyle w:val="Hyperlink"/>
                <w:b/>
                <w:bCs/>
                <w:noProof/>
              </w:rPr>
              <w:t>6.2 Entity Attributes</w:t>
            </w:r>
            <w:r>
              <w:rPr>
                <w:noProof/>
              </w:rPr>
              <w:tab/>
            </w:r>
            <w:r>
              <w:rPr>
                <w:noProof/>
              </w:rPr>
              <w:fldChar w:fldCharType="begin"/>
            </w:r>
            <w:r>
              <w:rPr>
                <w:noProof/>
              </w:rPr>
              <w:instrText xml:space="preserve"> PAGEREF _Toc240137373 \h </w:instrText>
            </w:r>
            <w:r>
              <w:rPr>
                <w:noProof/>
              </w:rPr>
            </w:r>
            <w:r>
              <w:rPr>
                <w:noProof/>
              </w:rPr>
              <w:fldChar w:fldCharType="separate"/>
            </w:r>
            <w:r w:rsidR="00515DBD">
              <w:rPr>
                <w:noProof/>
              </w:rPr>
              <w:t>6</w:t>
            </w:r>
            <w:r>
              <w:rPr>
                <w:noProof/>
              </w:rPr>
              <w:fldChar w:fldCharType="end"/>
            </w:r>
          </w:hyperlink>
        </w:p>
        <w:p w14:paraId="46924F11" w14:textId="3F78DFA8" w:rsidR="00FA7352" w:rsidRDefault="00FA7352">
          <w:pPr>
            <w:pStyle w:val="TOC2"/>
            <w:tabs>
              <w:tab w:val="right" w:leader="dot" w:pos="9350"/>
            </w:tabs>
            <w:rPr>
              <w:noProof/>
            </w:rPr>
          </w:pPr>
          <w:hyperlink w:anchor="_Toc240137374" w:history="1">
            <w:r w:rsidRPr="006A0095">
              <w:rPr>
                <w:rStyle w:val="Hyperlink"/>
                <w:b/>
                <w:bCs/>
                <w:noProof/>
              </w:rPr>
              <w:t>6.3 ER Diagram</w:t>
            </w:r>
            <w:r>
              <w:rPr>
                <w:noProof/>
              </w:rPr>
              <w:tab/>
            </w:r>
            <w:r>
              <w:rPr>
                <w:noProof/>
              </w:rPr>
              <w:fldChar w:fldCharType="begin"/>
            </w:r>
            <w:r>
              <w:rPr>
                <w:noProof/>
              </w:rPr>
              <w:instrText xml:space="preserve"> PAGEREF _Toc240137374 \h </w:instrText>
            </w:r>
            <w:r>
              <w:rPr>
                <w:noProof/>
              </w:rPr>
            </w:r>
            <w:r>
              <w:rPr>
                <w:noProof/>
              </w:rPr>
              <w:fldChar w:fldCharType="separate"/>
            </w:r>
            <w:r w:rsidR="00515DBD">
              <w:rPr>
                <w:noProof/>
              </w:rPr>
              <w:t>8</w:t>
            </w:r>
            <w:r>
              <w:rPr>
                <w:noProof/>
              </w:rPr>
              <w:fldChar w:fldCharType="end"/>
            </w:r>
          </w:hyperlink>
        </w:p>
        <w:p w14:paraId="75F00DC6" w14:textId="11EDB05B" w:rsidR="00FA7352" w:rsidRDefault="00FA7352">
          <w:pPr>
            <w:pStyle w:val="TOC2"/>
            <w:tabs>
              <w:tab w:val="right" w:leader="dot" w:pos="9350"/>
            </w:tabs>
            <w:rPr>
              <w:noProof/>
            </w:rPr>
          </w:pPr>
          <w:hyperlink w:anchor="_Toc240137375" w:history="1">
            <w:r w:rsidRPr="006A0095">
              <w:rPr>
                <w:rStyle w:val="Hyperlink"/>
                <w:b/>
                <w:bCs/>
                <w:noProof/>
              </w:rPr>
              <w:t>6.4 Relationships &amp; Cardinality</w:t>
            </w:r>
            <w:r>
              <w:rPr>
                <w:noProof/>
              </w:rPr>
              <w:tab/>
            </w:r>
            <w:r>
              <w:rPr>
                <w:noProof/>
              </w:rPr>
              <w:fldChar w:fldCharType="begin"/>
            </w:r>
            <w:r>
              <w:rPr>
                <w:noProof/>
              </w:rPr>
              <w:instrText xml:space="preserve"> PAGEREF _Toc240137375 \h </w:instrText>
            </w:r>
            <w:r>
              <w:rPr>
                <w:noProof/>
              </w:rPr>
            </w:r>
            <w:r>
              <w:rPr>
                <w:noProof/>
              </w:rPr>
              <w:fldChar w:fldCharType="separate"/>
            </w:r>
            <w:r w:rsidR="00515DBD">
              <w:rPr>
                <w:noProof/>
              </w:rPr>
              <w:t>8</w:t>
            </w:r>
            <w:r>
              <w:rPr>
                <w:noProof/>
              </w:rPr>
              <w:fldChar w:fldCharType="end"/>
            </w:r>
          </w:hyperlink>
        </w:p>
        <w:p w14:paraId="154D5387" w14:textId="3E6FA020" w:rsidR="00FA7352" w:rsidRDefault="00FA7352">
          <w:pPr>
            <w:pStyle w:val="TOC2"/>
            <w:tabs>
              <w:tab w:val="right" w:leader="dot" w:pos="9350"/>
            </w:tabs>
            <w:rPr>
              <w:noProof/>
            </w:rPr>
          </w:pPr>
          <w:hyperlink w:anchor="_Toc240137376" w:history="1">
            <w:r w:rsidRPr="006A0095">
              <w:rPr>
                <w:rStyle w:val="Hyperlink"/>
                <w:b/>
                <w:bCs/>
                <w:noProof/>
              </w:rPr>
              <w:t>6.5 Relational Database Schema</w:t>
            </w:r>
            <w:r>
              <w:rPr>
                <w:noProof/>
              </w:rPr>
              <w:tab/>
            </w:r>
            <w:r>
              <w:rPr>
                <w:noProof/>
              </w:rPr>
              <w:fldChar w:fldCharType="begin"/>
            </w:r>
            <w:r>
              <w:rPr>
                <w:noProof/>
              </w:rPr>
              <w:instrText xml:space="preserve"> PAGEREF _Toc240137376 \h </w:instrText>
            </w:r>
            <w:r>
              <w:rPr>
                <w:noProof/>
              </w:rPr>
            </w:r>
            <w:r>
              <w:rPr>
                <w:noProof/>
              </w:rPr>
              <w:fldChar w:fldCharType="separate"/>
            </w:r>
            <w:r w:rsidR="00515DBD">
              <w:rPr>
                <w:noProof/>
              </w:rPr>
              <w:t>9</w:t>
            </w:r>
            <w:r>
              <w:rPr>
                <w:noProof/>
              </w:rPr>
              <w:fldChar w:fldCharType="end"/>
            </w:r>
          </w:hyperlink>
        </w:p>
        <w:p w14:paraId="528A196A" w14:textId="5FB2E1EA" w:rsidR="00FA7352" w:rsidRDefault="00FA7352">
          <w:pPr>
            <w:pStyle w:val="TOC2"/>
            <w:tabs>
              <w:tab w:val="right" w:leader="dot" w:pos="9350"/>
            </w:tabs>
            <w:rPr>
              <w:noProof/>
            </w:rPr>
          </w:pPr>
          <w:hyperlink w:anchor="_Toc240137377" w:history="1">
            <w:r w:rsidRPr="006A0095">
              <w:rPr>
                <w:rStyle w:val="Hyperlink"/>
                <w:b/>
                <w:bCs/>
                <w:noProof/>
              </w:rPr>
              <w:t>6.6 Normalization</w:t>
            </w:r>
            <w:r>
              <w:rPr>
                <w:noProof/>
              </w:rPr>
              <w:tab/>
            </w:r>
            <w:r>
              <w:rPr>
                <w:noProof/>
              </w:rPr>
              <w:fldChar w:fldCharType="begin"/>
            </w:r>
            <w:r>
              <w:rPr>
                <w:noProof/>
              </w:rPr>
              <w:instrText xml:space="preserve"> PAGEREF _Toc240137377 \h </w:instrText>
            </w:r>
            <w:r>
              <w:rPr>
                <w:noProof/>
              </w:rPr>
            </w:r>
            <w:r>
              <w:rPr>
                <w:noProof/>
              </w:rPr>
              <w:fldChar w:fldCharType="separate"/>
            </w:r>
            <w:r w:rsidR="00515DBD">
              <w:rPr>
                <w:noProof/>
              </w:rPr>
              <w:t>10</w:t>
            </w:r>
            <w:r>
              <w:rPr>
                <w:noProof/>
              </w:rPr>
              <w:fldChar w:fldCharType="end"/>
            </w:r>
          </w:hyperlink>
        </w:p>
        <w:p w14:paraId="16FDDA44" w14:textId="2F0E5165" w:rsidR="00FA7352" w:rsidRDefault="00FA7352">
          <w:pPr>
            <w:pStyle w:val="TOC1"/>
            <w:tabs>
              <w:tab w:val="right" w:leader="dot" w:pos="9350"/>
            </w:tabs>
            <w:rPr>
              <w:noProof/>
            </w:rPr>
          </w:pPr>
          <w:hyperlink w:anchor="_Toc240137378" w:history="1">
            <w:r w:rsidRPr="006A0095">
              <w:rPr>
                <w:rStyle w:val="Hyperlink"/>
                <w:b/>
                <w:bCs/>
                <w:noProof/>
              </w:rPr>
              <w:t>7. DATABASE IMPLEMENTATION</w:t>
            </w:r>
            <w:r>
              <w:rPr>
                <w:noProof/>
              </w:rPr>
              <w:tab/>
            </w:r>
            <w:r>
              <w:rPr>
                <w:noProof/>
              </w:rPr>
              <w:fldChar w:fldCharType="begin"/>
            </w:r>
            <w:r>
              <w:rPr>
                <w:noProof/>
              </w:rPr>
              <w:instrText xml:space="preserve"> PAGEREF _Toc240137378 \h </w:instrText>
            </w:r>
            <w:r>
              <w:rPr>
                <w:noProof/>
              </w:rPr>
            </w:r>
            <w:r>
              <w:rPr>
                <w:noProof/>
              </w:rPr>
              <w:fldChar w:fldCharType="separate"/>
            </w:r>
            <w:r w:rsidR="00515DBD">
              <w:rPr>
                <w:noProof/>
              </w:rPr>
              <w:t>11</w:t>
            </w:r>
            <w:r>
              <w:rPr>
                <w:noProof/>
              </w:rPr>
              <w:fldChar w:fldCharType="end"/>
            </w:r>
          </w:hyperlink>
        </w:p>
        <w:p w14:paraId="23AB259E" w14:textId="0EEC5603" w:rsidR="00FA7352" w:rsidRDefault="00FA7352">
          <w:pPr>
            <w:pStyle w:val="TOC2"/>
            <w:tabs>
              <w:tab w:val="right" w:leader="dot" w:pos="9350"/>
            </w:tabs>
            <w:rPr>
              <w:noProof/>
            </w:rPr>
          </w:pPr>
          <w:hyperlink w:anchor="_Toc240137379" w:history="1">
            <w:r w:rsidRPr="006A0095">
              <w:rPr>
                <w:rStyle w:val="Hyperlink"/>
                <w:b/>
                <w:bCs/>
                <w:noProof/>
              </w:rPr>
              <w:t>7.1 DDL — Database and Table Creation</w:t>
            </w:r>
            <w:r>
              <w:rPr>
                <w:noProof/>
              </w:rPr>
              <w:tab/>
            </w:r>
            <w:r>
              <w:rPr>
                <w:noProof/>
              </w:rPr>
              <w:fldChar w:fldCharType="begin"/>
            </w:r>
            <w:r>
              <w:rPr>
                <w:noProof/>
              </w:rPr>
              <w:instrText xml:space="preserve"> PAGEREF _Toc240137379 \h </w:instrText>
            </w:r>
            <w:r>
              <w:rPr>
                <w:noProof/>
              </w:rPr>
            </w:r>
            <w:r>
              <w:rPr>
                <w:noProof/>
              </w:rPr>
              <w:fldChar w:fldCharType="separate"/>
            </w:r>
            <w:r w:rsidR="00515DBD">
              <w:rPr>
                <w:noProof/>
              </w:rPr>
              <w:t>11</w:t>
            </w:r>
            <w:r>
              <w:rPr>
                <w:noProof/>
              </w:rPr>
              <w:fldChar w:fldCharType="end"/>
            </w:r>
          </w:hyperlink>
        </w:p>
        <w:p w14:paraId="77CED9BD" w14:textId="41278E80" w:rsidR="00FA7352" w:rsidRDefault="00FA7352">
          <w:pPr>
            <w:pStyle w:val="TOC2"/>
            <w:tabs>
              <w:tab w:val="right" w:leader="dot" w:pos="9350"/>
            </w:tabs>
            <w:rPr>
              <w:noProof/>
            </w:rPr>
          </w:pPr>
          <w:hyperlink w:anchor="_Toc240137380" w:history="1">
            <w:r w:rsidRPr="006A0095">
              <w:rPr>
                <w:rStyle w:val="Hyperlink"/>
                <w:b/>
                <w:bCs/>
                <w:noProof/>
              </w:rPr>
              <w:t>7.2 Sample Data — DML</w:t>
            </w:r>
            <w:r>
              <w:rPr>
                <w:noProof/>
              </w:rPr>
              <w:tab/>
            </w:r>
            <w:r>
              <w:rPr>
                <w:noProof/>
              </w:rPr>
              <w:fldChar w:fldCharType="begin"/>
            </w:r>
            <w:r>
              <w:rPr>
                <w:noProof/>
              </w:rPr>
              <w:instrText xml:space="preserve"> PAGEREF _Toc240137380 \h </w:instrText>
            </w:r>
            <w:r>
              <w:rPr>
                <w:noProof/>
              </w:rPr>
            </w:r>
            <w:r>
              <w:rPr>
                <w:noProof/>
              </w:rPr>
              <w:fldChar w:fldCharType="separate"/>
            </w:r>
            <w:r w:rsidR="00515DBD">
              <w:rPr>
                <w:noProof/>
              </w:rPr>
              <w:t>13</w:t>
            </w:r>
            <w:r>
              <w:rPr>
                <w:noProof/>
              </w:rPr>
              <w:fldChar w:fldCharType="end"/>
            </w:r>
          </w:hyperlink>
        </w:p>
        <w:p w14:paraId="55842277" w14:textId="05C2B66B" w:rsidR="00FA7352" w:rsidRDefault="00FA7352">
          <w:pPr>
            <w:pStyle w:val="TOC2"/>
            <w:tabs>
              <w:tab w:val="right" w:leader="dot" w:pos="9350"/>
            </w:tabs>
            <w:rPr>
              <w:noProof/>
            </w:rPr>
          </w:pPr>
          <w:hyperlink w:anchor="_Toc240137381" w:history="1">
            <w:r w:rsidRPr="006A0095">
              <w:rPr>
                <w:rStyle w:val="Hyperlink"/>
                <w:b/>
                <w:bCs/>
                <w:noProof/>
              </w:rPr>
              <w:t>7.3 Constraints &amp; Data Integrity</w:t>
            </w:r>
            <w:r>
              <w:rPr>
                <w:noProof/>
              </w:rPr>
              <w:tab/>
            </w:r>
            <w:r>
              <w:rPr>
                <w:noProof/>
              </w:rPr>
              <w:fldChar w:fldCharType="begin"/>
            </w:r>
            <w:r>
              <w:rPr>
                <w:noProof/>
              </w:rPr>
              <w:instrText xml:space="preserve"> PAGEREF _Toc240137381 \h </w:instrText>
            </w:r>
            <w:r>
              <w:rPr>
                <w:noProof/>
              </w:rPr>
            </w:r>
            <w:r>
              <w:rPr>
                <w:noProof/>
              </w:rPr>
              <w:fldChar w:fldCharType="separate"/>
            </w:r>
            <w:r w:rsidR="00515DBD">
              <w:rPr>
                <w:noProof/>
              </w:rPr>
              <w:t>14</w:t>
            </w:r>
            <w:r>
              <w:rPr>
                <w:noProof/>
              </w:rPr>
              <w:fldChar w:fldCharType="end"/>
            </w:r>
          </w:hyperlink>
        </w:p>
        <w:p w14:paraId="492B2458" w14:textId="487D9C55" w:rsidR="00FA7352" w:rsidRDefault="00FA7352">
          <w:pPr>
            <w:pStyle w:val="TOC2"/>
            <w:tabs>
              <w:tab w:val="right" w:leader="dot" w:pos="9350"/>
            </w:tabs>
            <w:rPr>
              <w:noProof/>
            </w:rPr>
          </w:pPr>
          <w:hyperlink w:anchor="_Toc240137382" w:history="1">
            <w:r w:rsidRPr="006A0095">
              <w:rPr>
                <w:rStyle w:val="Hyperlink"/>
                <w:b/>
                <w:bCs/>
                <w:noProof/>
              </w:rPr>
              <w:t>7.4 SQL Operations &amp; Queries</w:t>
            </w:r>
            <w:r>
              <w:rPr>
                <w:noProof/>
              </w:rPr>
              <w:tab/>
            </w:r>
            <w:r>
              <w:rPr>
                <w:noProof/>
              </w:rPr>
              <w:fldChar w:fldCharType="begin"/>
            </w:r>
            <w:r>
              <w:rPr>
                <w:noProof/>
              </w:rPr>
              <w:instrText xml:space="preserve"> PAGEREF _Toc240137382 \h </w:instrText>
            </w:r>
            <w:r>
              <w:rPr>
                <w:noProof/>
              </w:rPr>
            </w:r>
            <w:r>
              <w:rPr>
                <w:noProof/>
              </w:rPr>
              <w:fldChar w:fldCharType="separate"/>
            </w:r>
            <w:r w:rsidR="00515DBD">
              <w:rPr>
                <w:noProof/>
              </w:rPr>
              <w:t>19</w:t>
            </w:r>
            <w:r>
              <w:rPr>
                <w:noProof/>
              </w:rPr>
              <w:fldChar w:fldCharType="end"/>
            </w:r>
          </w:hyperlink>
        </w:p>
        <w:p w14:paraId="171E1A24" w14:textId="4A1063B0" w:rsidR="00FA7352" w:rsidRDefault="00FA7352">
          <w:pPr>
            <w:pStyle w:val="TOC2"/>
            <w:tabs>
              <w:tab w:val="right" w:leader="dot" w:pos="9350"/>
            </w:tabs>
            <w:rPr>
              <w:noProof/>
            </w:rPr>
          </w:pPr>
          <w:hyperlink w:anchor="_Toc240137383" w:history="1">
            <w:r w:rsidRPr="006A0095">
              <w:rPr>
                <w:rStyle w:val="Hyperlink"/>
                <w:b/>
                <w:bCs/>
                <w:noProof/>
              </w:rPr>
              <w:t>7.5 Sample Outputs / Screenshots</w:t>
            </w:r>
            <w:r>
              <w:rPr>
                <w:noProof/>
              </w:rPr>
              <w:tab/>
            </w:r>
            <w:r>
              <w:rPr>
                <w:noProof/>
              </w:rPr>
              <w:fldChar w:fldCharType="begin"/>
            </w:r>
            <w:r>
              <w:rPr>
                <w:noProof/>
              </w:rPr>
              <w:instrText xml:space="preserve"> PAGEREF _Toc240137383 \h </w:instrText>
            </w:r>
            <w:r>
              <w:rPr>
                <w:noProof/>
              </w:rPr>
            </w:r>
            <w:r>
              <w:rPr>
                <w:noProof/>
              </w:rPr>
              <w:fldChar w:fldCharType="separate"/>
            </w:r>
            <w:r w:rsidR="00515DBD">
              <w:rPr>
                <w:noProof/>
              </w:rPr>
              <w:t>21</w:t>
            </w:r>
            <w:r>
              <w:rPr>
                <w:noProof/>
              </w:rPr>
              <w:fldChar w:fldCharType="end"/>
            </w:r>
          </w:hyperlink>
        </w:p>
        <w:p w14:paraId="78DD8634" w14:textId="6978C115" w:rsidR="00FA7352" w:rsidRDefault="00FA7352">
          <w:pPr>
            <w:pStyle w:val="TOC1"/>
            <w:tabs>
              <w:tab w:val="right" w:leader="dot" w:pos="9350"/>
            </w:tabs>
            <w:rPr>
              <w:noProof/>
            </w:rPr>
          </w:pPr>
          <w:hyperlink w:anchor="_Toc240137384" w:history="1">
            <w:r w:rsidRPr="006A0095">
              <w:rPr>
                <w:rStyle w:val="Hyperlink"/>
                <w:b/>
                <w:bCs/>
                <w:noProof/>
              </w:rPr>
              <w:t>8. MODULES &amp; FUNCTIONALITIES</w:t>
            </w:r>
            <w:r>
              <w:rPr>
                <w:noProof/>
              </w:rPr>
              <w:tab/>
            </w:r>
            <w:r>
              <w:rPr>
                <w:noProof/>
              </w:rPr>
              <w:fldChar w:fldCharType="begin"/>
            </w:r>
            <w:r>
              <w:rPr>
                <w:noProof/>
              </w:rPr>
              <w:instrText xml:space="preserve"> PAGEREF _Toc240137384 \h </w:instrText>
            </w:r>
            <w:r>
              <w:rPr>
                <w:noProof/>
              </w:rPr>
            </w:r>
            <w:r>
              <w:rPr>
                <w:noProof/>
              </w:rPr>
              <w:fldChar w:fldCharType="separate"/>
            </w:r>
            <w:r w:rsidR="00515DBD">
              <w:rPr>
                <w:noProof/>
              </w:rPr>
              <w:t>24</w:t>
            </w:r>
            <w:r>
              <w:rPr>
                <w:noProof/>
              </w:rPr>
              <w:fldChar w:fldCharType="end"/>
            </w:r>
          </w:hyperlink>
        </w:p>
        <w:p w14:paraId="657282C2" w14:textId="46D56517" w:rsidR="00FA7352" w:rsidRDefault="00FA7352">
          <w:pPr>
            <w:pStyle w:val="TOC1"/>
            <w:tabs>
              <w:tab w:val="right" w:leader="dot" w:pos="9350"/>
            </w:tabs>
            <w:rPr>
              <w:noProof/>
            </w:rPr>
          </w:pPr>
          <w:hyperlink w:anchor="_Toc240137385" w:history="1">
            <w:r w:rsidRPr="006A0095">
              <w:rPr>
                <w:rStyle w:val="Hyperlink"/>
                <w:b/>
                <w:bCs/>
                <w:noProof/>
              </w:rPr>
              <w:t>9. GITHUB REPOSITORY &amp; TEAM RESPONSIBILITIES</w:t>
            </w:r>
            <w:r>
              <w:rPr>
                <w:noProof/>
              </w:rPr>
              <w:tab/>
            </w:r>
            <w:r>
              <w:rPr>
                <w:noProof/>
              </w:rPr>
              <w:fldChar w:fldCharType="begin"/>
            </w:r>
            <w:r>
              <w:rPr>
                <w:noProof/>
              </w:rPr>
              <w:instrText xml:space="preserve"> PAGEREF _Toc240137385 \h </w:instrText>
            </w:r>
            <w:r>
              <w:rPr>
                <w:noProof/>
              </w:rPr>
            </w:r>
            <w:r>
              <w:rPr>
                <w:noProof/>
              </w:rPr>
              <w:fldChar w:fldCharType="separate"/>
            </w:r>
            <w:r w:rsidR="00515DBD">
              <w:rPr>
                <w:noProof/>
              </w:rPr>
              <w:t>24</w:t>
            </w:r>
            <w:r>
              <w:rPr>
                <w:noProof/>
              </w:rPr>
              <w:fldChar w:fldCharType="end"/>
            </w:r>
          </w:hyperlink>
        </w:p>
        <w:p w14:paraId="750F2EB4" w14:textId="60B86993" w:rsidR="00FA7352" w:rsidRDefault="00FA7352">
          <w:pPr>
            <w:pStyle w:val="TOC1"/>
            <w:tabs>
              <w:tab w:val="right" w:leader="dot" w:pos="9350"/>
            </w:tabs>
            <w:rPr>
              <w:noProof/>
            </w:rPr>
          </w:pPr>
          <w:hyperlink w:anchor="_Toc240137386" w:history="1">
            <w:r w:rsidRPr="006A0095">
              <w:rPr>
                <w:rStyle w:val="Hyperlink"/>
                <w:b/>
                <w:bCs/>
                <w:noProof/>
              </w:rPr>
              <w:t>10. ENHANCEMENTS &amp; FUTURE IMPROVEMENTS</w:t>
            </w:r>
            <w:r>
              <w:rPr>
                <w:noProof/>
              </w:rPr>
              <w:tab/>
            </w:r>
            <w:r>
              <w:rPr>
                <w:noProof/>
              </w:rPr>
              <w:fldChar w:fldCharType="begin"/>
            </w:r>
            <w:r>
              <w:rPr>
                <w:noProof/>
              </w:rPr>
              <w:instrText xml:space="preserve"> PAGEREF _Toc240137386 \h </w:instrText>
            </w:r>
            <w:r>
              <w:rPr>
                <w:noProof/>
              </w:rPr>
            </w:r>
            <w:r>
              <w:rPr>
                <w:noProof/>
              </w:rPr>
              <w:fldChar w:fldCharType="separate"/>
            </w:r>
            <w:r w:rsidR="00515DBD">
              <w:rPr>
                <w:noProof/>
              </w:rPr>
              <w:t>25</w:t>
            </w:r>
            <w:r>
              <w:rPr>
                <w:noProof/>
              </w:rPr>
              <w:fldChar w:fldCharType="end"/>
            </w:r>
          </w:hyperlink>
        </w:p>
        <w:p w14:paraId="627FB49D" w14:textId="13433582" w:rsidR="00FA7352" w:rsidRDefault="00FA7352">
          <w:pPr>
            <w:pStyle w:val="TOC1"/>
            <w:tabs>
              <w:tab w:val="right" w:leader="dot" w:pos="9350"/>
            </w:tabs>
            <w:rPr>
              <w:noProof/>
            </w:rPr>
          </w:pPr>
          <w:hyperlink w:anchor="_Toc240137387" w:history="1">
            <w:r w:rsidRPr="006A0095">
              <w:rPr>
                <w:rStyle w:val="Hyperlink"/>
                <w:b/>
                <w:bCs/>
                <w:noProof/>
              </w:rPr>
              <w:t>11. CONCLUSION</w:t>
            </w:r>
            <w:r>
              <w:rPr>
                <w:noProof/>
              </w:rPr>
              <w:tab/>
            </w:r>
            <w:r>
              <w:rPr>
                <w:noProof/>
              </w:rPr>
              <w:fldChar w:fldCharType="begin"/>
            </w:r>
            <w:r>
              <w:rPr>
                <w:noProof/>
              </w:rPr>
              <w:instrText xml:space="preserve"> PAGEREF _Toc240137387 \h </w:instrText>
            </w:r>
            <w:r>
              <w:rPr>
                <w:noProof/>
              </w:rPr>
            </w:r>
            <w:r>
              <w:rPr>
                <w:noProof/>
              </w:rPr>
              <w:fldChar w:fldCharType="separate"/>
            </w:r>
            <w:r w:rsidR="00515DBD">
              <w:rPr>
                <w:noProof/>
              </w:rPr>
              <w:t>26</w:t>
            </w:r>
            <w:r>
              <w:rPr>
                <w:noProof/>
              </w:rPr>
              <w:fldChar w:fldCharType="end"/>
            </w:r>
          </w:hyperlink>
        </w:p>
        <w:p w14:paraId="5840C360" w14:textId="046CEB42" w:rsidR="00FA7352" w:rsidRDefault="00FA7352">
          <w:pPr>
            <w:pStyle w:val="TOC1"/>
            <w:tabs>
              <w:tab w:val="right" w:leader="dot" w:pos="9350"/>
            </w:tabs>
            <w:rPr>
              <w:noProof/>
            </w:rPr>
          </w:pPr>
          <w:hyperlink w:anchor="_Toc240137388" w:history="1">
            <w:r w:rsidRPr="006A0095">
              <w:rPr>
                <w:rStyle w:val="Hyperlink"/>
                <w:b/>
                <w:bCs/>
                <w:noProof/>
              </w:rPr>
              <w:t>12. REFERENCES</w:t>
            </w:r>
            <w:r>
              <w:rPr>
                <w:noProof/>
              </w:rPr>
              <w:tab/>
            </w:r>
            <w:r>
              <w:rPr>
                <w:noProof/>
              </w:rPr>
              <w:fldChar w:fldCharType="begin"/>
            </w:r>
            <w:r>
              <w:rPr>
                <w:noProof/>
              </w:rPr>
              <w:instrText xml:space="preserve"> PAGEREF _Toc240137388 \h </w:instrText>
            </w:r>
            <w:r>
              <w:rPr>
                <w:noProof/>
              </w:rPr>
            </w:r>
            <w:r>
              <w:rPr>
                <w:noProof/>
              </w:rPr>
              <w:fldChar w:fldCharType="separate"/>
            </w:r>
            <w:r w:rsidR="00515DBD">
              <w:rPr>
                <w:noProof/>
              </w:rPr>
              <w:t>27</w:t>
            </w:r>
            <w:r>
              <w:rPr>
                <w:noProof/>
              </w:rPr>
              <w:fldChar w:fldCharType="end"/>
            </w:r>
          </w:hyperlink>
        </w:p>
        <w:p w14:paraId="479419A2" w14:textId="04701570" w:rsidR="00FA7352" w:rsidRDefault="00FA7352">
          <w:pPr>
            <w:pStyle w:val="TOC1"/>
            <w:tabs>
              <w:tab w:val="right" w:leader="dot" w:pos="9350"/>
            </w:tabs>
            <w:rPr>
              <w:noProof/>
            </w:rPr>
          </w:pPr>
          <w:hyperlink w:anchor="_Toc240137389" w:history="1">
            <w:r w:rsidRPr="006A0095">
              <w:rPr>
                <w:rStyle w:val="Hyperlink"/>
                <w:b/>
                <w:bCs/>
                <w:noProof/>
              </w:rPr>
              <w:t>APPENDIX</w:t>
            </w:r>
            <w:r>
              <w:rPr>
                <w:noProof/>
              </w:rPr>
              <w:tab/>
            </w:r>
            <w:r>
              <w:rPr>
                <w:noProof/>
              </w:rPr>
              <w:fldChar w:fldCharType="begin"/>
            </w:r>
            <w:r>
              <w:rPr>
                <w:noProof/>
              </w:rPr>
              <w:instrText xml:space="preserve"> PAGEREF _Toc240137389 \h </w:instrText>
            </w:r>
            <w:r>
              <w:rPr>
                <w:noProof/>
              </w:rPr>
            </w:r>
            <w:r>
              <w:rPr>
                <w:noProof/>
              </w:rPr>
              <w:fldChar w:fldCharType="separate"/>
            </w:r>
            <w:r w:rsidR="00515DBD">
              <w:rPr>
                <w:noProof/>
              </w:rPr>
              <w:t>27</w:t>
            </w:r>
            <w:r>
              <w:rPr>
                <w:noProof/>
              </w:rPr>
              <w:fldChar w:fldCharType="end"/>
            </w:r>
          </w:hyperlink>
        </w:p>
        <w:p w14:paraId="17A83AF0" w14:textId="3BACE630" w:rsidR="00FA7352" w:rsidRDefault="00FA7352">
          <w:pPr>
            <w:pStyle w:val="TOC2"/>
            <w:tabs>
              <w:tab w:val="right" w:leader="dot" w:pos="9350"/>
            </w:tabs>
            <w:rPr>
              <w:noProof/>
            </w:rPr>
          </w:pPr>
          <w:hyperlink w:anchor="_Toc240137390" w:history="1">
            <w:r w:rsidRPr="006A0095">
              <w:rPr>
                <w:rStyle w:val="Hyperlink"/>
                <w:b/>
                <w:bCs/>
                <w:noProof/>
              </w:rPr>
              <w:t>A. Complete SQL Script</w:t>
            </w:r>
            <w:r>
              <w:rPr>
                <w:noProof/>
              </w:rPr>
              <w:tab/>
            </w:r>
            <w:r>
              <w:rPr>
                <w:noProof/>
              </w:rPr>
              <w:fldChar w:fldCharType="begin"/>
            </w:r>
            <w:r>
              <w:rPr>
                <w:noProof/>
              </w:rPr>
              <w:instrText xml:space="preserve"> PAGEREF _Toc240137390 \h </w:instrText>
            </w:r>
            <w:r>
              <w:rPr>
                <w:noProof/>
              </w:rPr>
            </w:r>
            <w:r>
              <w:rPr>
                <w:noProof/>
              </w:rPr>
              <w:fldChar w:fldCharType="separate"/>
            </w:r>
            <w:r w:rsidR="00515DBD">
              <w:rPr>
                <w:noProof/>
              </w:rPr>
              <w:t>27</w:t>
            </w:r>
            <w:r>
              <w:rPr>
                <w:noProof/>
              </w:rPr>
              <w:fldChar w:fldCharType="end"/>
            </w:r>
          </w:hyperlink>
        </w:p>
        <w:p w14:paraId="2BE9CFEC" w14:textId="06BAFD05" w:rsidR="00FA7352" w:rsidRDefault="00FA7352">
          <w:pPr>
            <w:pStyle w:val="TOC2"/>
            <w:tabs>
              <w:tab w:val="right" w:leader="dot" w:pos="9350"/>
            </w:tabs>
            <w:rPr>
              <w:noProof/>
            </w:rPr>
          </w:pPr>
          <w:hyperlink w:anchor="_Toc240137391" w:history="1">
            <w:r w:rsidRPr="006A0095">
              <w:rPr>
                <w:rStyle w:val="Hyperlink"/>
                <w:b/>
                <w:bCs/>
                <w:noProof/>
              </w:rPr>
              <w:t>B. Additional Screenshots / Outputs</w:t>
            </w:r>
            <w:r>
              <w:rPr>
                <w:noProof/>
              </w:rPr>
              <w:tab/>
            </w:r>
            <w:r>
              <w:rPr>
                <w:noProof/>
              </w:rPr>
              <w:fldChar w:fldCharType="begin"/>
            </w:r>
            <w:r>
              <w:rPr>
                <w:noProof/>
              </w:rPr>
              <w:instrText xml:space="preserve"> PAGEREF _Toc240137391 \h </w:instrText>
            </w:r>
            <w:r>
              <w:rPr>
                <w:noProof/>
              </w:rPr>
            </w:r>
            <w:r>
              <w:rPr>
                <w:noProof/>
              </w:rPr>
              <w:fldChar w:fldCharType="separate"/>
            </w:r>
            <w:r w:rsidR="00515DBD">
              <w:rPr>
                <w:noProof/>
              </w:rPr>
              <w:t>27</w:t>
            </w:r>
            <w:r>
              <w:rPr>
                <w:noProof/>
              </w:rPr>
              <w:fldChar w:fldCharType="end"/>
            </w:r>
          </w:hyperlink>
        </w:p>
        <w:p w14:paraId="43DA5631" w14:textId="77777777" w:rsidR="00021B9B" w:rsidRDefault="006761A0">
          <w:r>
            <w:fldChar w:fldCharType="end"/>
          </w:r>
        </w:p>
      </w:sdtContent>
    </w:sdt>
    <w:p w14:paraId="2A297E41" w14:textId="77777777" w:rsidR="00021B9B" w:rsidRDefault="006761A0">
      <w:r>
        <w:br w:type="page"/>
      </w:r>
    </w:p>
    <w:p w14:paraId="64209DC7" w14:textId="47739101" w:rsidR="00EF7AA8" w:rsidRDefault="006761A0" w:rsidP="00EF7AA8">
      <w:pPr>
        <w:pStyle w:val="Heading1"/>
        <w:numPr>
          <w:ilvl w:val="0"/>
          <w:numId w:val="6"/>
        </w:numPr>
        <w:spacing w:before="420" w:after="200"/>
        <w:rPr>
          <w:b/>
          <w:bCs/>
          <w:color w:val="17375E"/>
          <w:sz w:val="30"/>
          <w:szCs w:val="30"/>
        </w:rPr>
      </w:pPr>
      <w:bookmarkStart w:id="1" w:name="_Toc240137364"/>
      <w:r>
        <w:rPr>
          <w:b/>
          <w:bCs/>
          <w:color w:val="17375E"/>
          <w:sz w:val="30"/>
          <w:szCs w:val="30"/>
        </w:rPr>
        <w:lastRenderedPageBreak/>
        <w:t>ABSTRAC</w:t>
      </w:r>
      <w:bookmarkEnd w:id="1"/>
      <w:r w:rsidR="00EF7AA8">
        <w:rPr>
          <w:b/>
          <w:bCs/>
          <w:color w:val="17375E"/>
          <w:sz w:val="30"/>
          <w:szCs w:val="30"/>
        </w:rPr>
        <w:t>T</w:t>
      </w:r>
    </w:p>
    <w:p w14:paraId="1821E2DF" w14:textId="77777777" w:rsidR="00CB771D" w:rsidRPr="006E1615" w:rsidRDefault="00CB771D" w:rsidP="00CB771D">
      <w:pPr>
        <w:pStyle w:val="isselectedend"/>
        <w:ind w:left="720"/>
        <w:rPr>
          <w:sz w:val="28"/>
          <w:szCs w:val="28"/>
        </w:rPr>
      </w:pPr>
      <w:r w:rsidRPr="006E1615">
        <w:rPr>
          <w:sz w:val="28"/>
          <w:szCs w:val="28"/>
        </w:rPr>
        <w:t xml:space="preserve">The University Academic Management System is a centralized database system developed to manage university academic information efficiently. It stores and organizes information related to students, faculty, departments, courses, subjects, </w:t>
      </w:r>
      <w:proofErr w:type="spellStart"/>
      <w:r w:rsidRPr="006E1615">
        <w:rPr>
          <w:sz w:val="28"/>
          <w:szCs w:val="28"/>
        </w:rPr>
        <w:t>enrollment</w:t>
      </w:r>
      <w:proofErr w:type="spellEnd"/>
      <w:r w:rsidRPr="006E1615">
        <w:rPr>
          <w:sz w:val="28"/>
          <w:szCs w:val="28"/>
        </w:rPr>
        <w:t>, examinations, and attendance.</w:t>
      </w:r>
    </w:p>
    <w:p w14:paraId="255689B6" w14:textId="3FCE9949" w:rsidR="00021B9B" w:rsidRPr="006E1615" w:rsidRDefault="00CB771D" w:rsidP="00CB771D">
      <w:pPr>
        <w:pStyle w:val="isselectedend"/>
        <w:ind w:left="720"/>
        <w:rPr>
          <w:sz w:val="28"/>
          <w:szCs w:val="28"/>
        </w:rPr>
      </w:pPr>
      <w:r w:rsidRPr="006E1615">
        <w:rPr>
          <w:sz w:val="28"/>
          <w:szCs w:val="28"/>
        </w:rPr>
        <w:t>The system reduces duplicate and inconsistent records and makes academic information easier to store, access, and manage. It uses SQL operations and database constraints to maintain data accuracy, consistency, and integrity.</w:t>
      </w:r>
    </w:p>
    <w:p w14:paraId="03EDD0E1" w14:textId="77777777" w:rsidR="00021B9B" w:rsidRDefault="006761A0">
      <w:pPr>
        <w:pBdr>
          <w:bottom w:val="single" w:sz="4" w:space="1" w:color="BFBFBF"/>
        </w:pBdr>
        <w:spacing w:after="240"/>
      </w:pPr>
      <w:r>
        <w:t xml:space="preserve"> </w:t>
      </w:r>
    </w:p>
    <w:p w14:paraId="5572FF56" w14:textId="77777777" w:rsidR="00021B9B" w:rsidRDefault="006761A0">
      <w:pPr>
        <w:pStyle w:val="Heading1"/>
        <w:spacing w:before="420" w:after="200"/>
      </w:pPr>
      <w:bookmarkStart w:id="2" w:name="_Toc240137365"/>
      <w:r>
        <w:rPr>
          <w:b/>
          <w:bCs/>
          <w:color w:val="17375E"/>
          <w:sz w:val="30"/>
          <w:szCs w:val="30"/>
        </w:rPr>
        <w:t>2. INTRODUCTION</w:t>
      </w:r>
      <w:bookmarkEnd w:id="2"/>
    </w:p>
    <w:p w14:paraId="37BA578A" w14:textId="77777777" w:rsidR="00021B9B" w:rsidRDefault="006761A0">
      <w:pPr>
        <w:pStyle w:val="Heading2"/>
        <w:spacing w:before="280" w:after="160"/>
      </w:pPr>
      <w:bookmarkStart w:id="3" w:name="_Toc240137366"/>
      <w:r>
        <w:rPr>
          <w:b/>
          <w:bCs/>
          <w:color w:val="FF6600"/>
          <w:sz w:val="24"/>
          <w:szCs w:val="24"/>
        </w:rPr>
        <w:t>2.1 Background</w:t>
      </w:r>
      <w:bookmarkEnd w:id="3"/>
    </w:p>
    <w:p w14:paraId="7650D65C" w14:textId="77777777" w:rsidR="00CB771D" w:rsidRPr="00CB771D" w:rsidRDefault="00CB771D" w:rsidP="00CB771D">
      <w:pPr>
        <w:pBdr>
          <w:bottom w:val="single" w:sz="4" w:space="1" w:color="BFBFBF"/>
        </w:pBdr>
        <w:spacing w:after="240"/>
        <w:rPr>
          <w:sz w:val="28"/>
          <w:szCs w:val="28"/>
        </w:rPr>
      </w:pPr>
      <w:r w:rsidRPr="00CB771D">
        <w:rPr>
          <w:sz w:val="28"/>
          <w:szCs w:val="28"/>
        </w:rPr>
        <w:t>Universities maintain a large amount of academic information such as student details, faculty details, courses, subjects, examinations, and attendance. Managing these records manually can result in duplicate or inconsistent data.</w:t>
      </w:r>
    </w:p>
    <w:p w14:paraId="3D34CCE6" w14:textId="464F23A9" w:rsidR="00021B9B" w:rsidRPr="00835670" w:rsidRDefault="00CB771D">
      <w:pPr>
        <w:pBdr>
          <w:bottom w:val="single" w:sz="4" w:space="1" w:color="BFBFBF"/>
        </w:pBdr>
        <w:spacing w:after="240"/>
        <w:rPr>
          <w:sz w:val="28"/>
          <w:szCs w:val="28"/>
        </w:rPr>
      </w:pPr>
      <w:r w:rsidRPr="00CB771D">
        <w:rPr>
          <w:sz w:val="28"/>
          <w:szCs w:val="28"/>
        </w:rPr>
        <w:t>Maintaining attendance and examination records can also be time-consuming. Therefore, a centralized database system is useful for organizing academic information and making it easier to manage and retrieve</w:t>
      </w:r>
      <w:r>
        <w:rPr>
          <w:sz w:val="28"/>
          <w:szCs w:val="28"/>
        </w:rPr>
        <w:t>.</w:t>
      </w:r>
    </w:p>
    <w:p w14:paraId="2DA561C8" w14:textId="77777777" w:rsidR="00021B9B" w:rsidRDefault="006761A0">
      <w:pPr>
        <w:pBdr>
          <w:bottom w:val="single" w:sz="4" w:space="1" w:color="BFBFBF"/>
        </w:pBdr>
        <w:spacing w:after="240"/>
      </w:pPr>
      <w:r>
        <w:t xml:space="preserve"> </w:t>
      </w:r>
    </w:p>
    <w:p w14:paraId="3CA50169" w14:textId="77777777" w:rsidR="00021B9B" w:rsidRDefault="006761A0">
      <w:pPr>
        <w:pBdr>
          <w:bottom w:val="single" w:sz="4" w:space="1" w:color="BFBFBF"/>
        </w:pBdr>
        <w:spacing w:after="240"/>
      </w:pPr>
      <w:r>
        <w:t xml:space="preserve"> </w:t>
      </w:r>
    </w:p>
    <w:p w14:paraId="2133E520" w14:textId="77777777" w:rsidR="00021B9B" w:rsidRDefault="006761A0">
      <w:pPr>
        <w:pStyle w:val="Heading2"/>
        <w:spacing w:before="280" w:after="160"/>
      </w:pPr>
      <w:bookmarkStart w:id="4" w:name="_Toc240137367"/>
      <w:r>
        <w:rPr>
          <w:b/>
          <w:bCs/>
          <w:color w:val="FF6600"/>
          <w:sz w:val="24"/>
          <w:szCs w:val="24"/>
        </w:rPr>
        <w:t>2.2 Purpose of the Database</w:t>
      </w:r>
      <w:bookmarkEnd w:id="4"/>
    </w:p>
    <w:p w14:paraId="2C06019D" w14:textId="77777777" w:rsidR="00CB771D" w:rsidRPr="00CB771D" w:rsidRDefault="00CB771D" w:rsidP="00CB771D">
      <w:pPr>
        <w:pBdr>
          <w:bottom w:val="single" w:sz="4" w:space="1" w:color="BFBFBF"/>
        </w:pBdr>
        <w:spacing w:after="240"/>
        <w:rPr>
          <w:sz w:val="28"/>
          <w:szCs w:val="28"/>
        </w:rPr>
      </w:pPr>
      <w:r w:rsidRPr="00CB771D">
        <w:rPr>
          <w:sz w:val="28"/>
          <w:szCs w:val="28"/>
        </w:rPr>
        <w:t>The main purpose of the database is to provide a centralized system for storing and managing university academic information.</w:t>
      </w:r>
    </w:p>
    <w:p w14:paraId="7D78BD6C" w14:textId="77777777" w:rsidR="00CB771D" w:rsidRPr="00CB771D" w:rsidRDefault="00CB771D" w:rsidP="00CB771D">
      <w:pPr>
        <w:pBdr>
          <w:bottom w:val="single" w:sz="4" w:space="1" w:color="BFBFBF"/>
        </w:pBdr>
        <w:spacing w:after="240"/>
        <w:rPr>
          <w:sz w:val="28"/>
          <w:szCs w:val="28"/>
        </w:rPr>
      </w:pPr>
      <w:r w:rsidRPr="00CB771D">
        <w:rPr>
          <w:sz w:val="28"/>
          <w:szCs w:val="28"/>
        </w:rPr>
        <w:t>The database helps to:</w:t>
      </w:r>
    </w:p>
    <w:p w14:paraId="1DDDF40D" w14:textId="7EA05FBD" w:rsidR="00213CA1" w:rsidRPr="00213CA1" w:rsidRDefault="00CB771D" w:rsidP="00213CA1">
      <w:pPr>
        <w:numPr>
          <w:ilvl w:val="0"/>
          <w:numId w:val="7"/>
        </w:numPr>
        <w:pBdr>
          <w:bottom w:val="single" w:sz="4" w:space="1" w:color="BFBFBF"/>
        </w:pBdr>
        <w:spacing w:after="240"/>
        <w:rPr>
          <w:sz w:val="28"/>
          <w:szCs w:val="28"/>
        </w:rPr>
      </w:pPr>
      <w:r w:rsidRPr="00CB771D">
        <w:rPr>
          <w:sz w:val="28"/>
          <w:szCs w:val="28"/>
        </w:rPr>
        <w:t>Maintain student and faculty records.</w:t>
      </w:r>
    </w:p>
    <w:p w14:paraId="72498667" w14:textId="77777777" w:rsidR="00CB771D" w:rsidRPr="00CB771D" w:rsidRDefault="00CB771D" w:rsidP="00CB771D">
      <w:pPr>
        <w:numPr>
          <w:ilvl w:val="0"/>
          <w:numId w:val="7"/>
        </w:numPr>
        <w:pBdr>
          <w:bottom w:val="single" w:sz="4" w:space="1" w:color="BFBFBF"/>
        </w:pBdr>
        <w:spacing w:after="240"/>
        <w:rPr>
          <w:sz w:val="28"/>
          <w:szCs w:val="28"/>
        </w:rPr>
      </w:pPr>
      <w:r w:rsidRPr="00CB771D">
        <w:rPr>
          <w:sz w:val="28"/>
          <w:szCs w:val="28"/>
        </w:rPr>
        <w:t>Manage departments, courses, and subjects.</w:t>
      </w:r>
    </w:p>
    <w:p w14:paraId="09B60FC3" w14:textId="77777777" w:rsidR="00CB771D" w:rsidRPr="00CB771D" w:rsidRDefault="00CB771D" w:rsidP="00CB771D">
      <w:pPr>
        <w:numPr>
          <w:ilvl w:val="0"/>
          <w:numId w:val="7"/>
        </w:numPr>
        <w:pBdr>
          <w:bottom w:val="single" w:sz="4" w:space="1" w:color="BFBFBF"/>
        </w:pBdr>
        <w:spacing w:after="240"/>
        <w:rPr>
          <w:sz w:val="28"/>
          <w:szCs w:val="28"/>
        </w:rPr>
      </w:pPr>
      <w:r w:rsidRPr="00CB771D">
        <w:rPr>
          <w:sz w:val="28"/>
          <w:szCs w:val="28"/>
        </w:rPr>
        <w:t xml:space="preserve">Store student </w:t>
      </w:r>
      <w:proofErr w:type="spellStart"/>
      <w:r w:rsidRPr="00CB771D">
        <w:rPr>
          <w:sz w:val="28"/>
          <w:szCs w:val="28"/>
        </w:rPr>
        <w:t>enrollment</w:t>
      </w:r>
      <w:proofErr w:type="spellEnd"/>
      <w:r w:rsidRPr="00CB771D">
        <w:rPr>
          <w:sz w:val="28"/>
          <w:szCs w:val="28"/>
        </w:rPr>
        <w:t xml:space="preserve"> information.</w:t>
      </w:r>
    </w:p>
    <w:p w14:paraId="28876683" w14:textId="77777777" w:rsidR="00CB771D" w:rsidRPr="00CB771D" w:rsidRDefault="00CB771D" w:rsidP="00CB771D">
      <w:pPr>
        <w:numPr>
          <w:ilvl w:val="0"/>
          <w:numId w:val="7"/>
        </w:numPr>
        <w:pBdr>
          <w:bottom w:val="single" w:sz="4" w:space="1" w:color="BFBFBF"/>
        </w:pBdr>
        <w:spacing w:after="240"/>
        <w:rPr>
          <w:sz w:val="28"/>
          <w:szCs w:val="28"/>
        </w:rPr>
      </w:pPr>
      <w:r w:rsidRPr="00CB771D">
        <w:rPr>
          <w:sz w:val="28"/>
          <w:szCs w:val="28"/>
        </w:rPr>
        <w:t>Maintain examination and attendance records.</w:t>
      </w:r>
    </w:p>
    <w:p w14:paraId="6D746BAE" w14:textId="77777777" w:rsidR="00CB771D" w:rsidRPr="00CB771D" w:rsidRDefault="00CB771D" w:rsidP="00CB771D">
      <w:pPr>
        <w:numPr>
          <w:ilvl w:val="0"/>
          <w:numId w:val="7"/>
        </w:numPr>
        <w:pBdr>
          <w:bottom w:val="single" w:sz="4" w:space="1" w:color="BFBFBF"/>
        </w:pBdr>
        <w:spacing w:after="240"/>
        <w:rPr>
          <w:sz w:val="28"/>
          <w:szCs w:val="28"/>
        </w:rPr>
      </w:pPr>
      <w:r w:rsidRPr="00CB771D">
        <w:rPr>
          <w:sz w:val="28"/>
          <w:szCs w:val="28"/>
        </w:rPr>
        <w:lastRenderedPageBreak/>
        <w:t>Retrieve academic information quickly.</w:t>
      </w:r>
    </w:p>
    <w:p w14:paraId="2653E5FA" w14:textId="77777777" w:rsidR="00CB771D" w:rsidRPr="00CB771D" w:rsidRDefault="00CB771D" w:rsidP="00CB771D">
      <w:pPr>
        <w:numPr>
          <w:ilvl w:val="0"/>
          <w:numId w:val="7"/>
        </w:numPr>
        <w:pBdr>
          <w:bottom w:val="single" w:sz="4" w:space="1" w:color="BFBFBF"/>
        </w:pBdr>
        <w:spacing w:after="240"/>
        <w:rPr>
          <w:sz w:val="28"/>
          <w:szCs w:val="28"/>
        </w:rPr>
      </w:pPr>
      <w:r w:rsidRPr="00CB771D">
        <w:rPr>
          <w:sz w:val="28"/>
          <w:szCs w:val="28"/>
        </w:rPr>
        <w:t>Reduce duplicate data and improve accuracy.</w:t>
      </w:r>
    </w:p>
    <w:p w14:paraId="55C56F2B" w14:textId="29FF6A5F" w:rsidR="00021B9B" w:rsidRDefault="00021B9B">
      <w:pPr>
        <w:pBdr>
          <w:bottom w:val="single" w:sz="4" w:space="1" w:color="BFBFBF"/>
        </w:pBdr>
        <w:spacing w:after="240"/>
      </w:pPr>
    </w:p>
    <w:p w14:paraId="12469E9D" w14:textId="77777777" w:rsidR="00021B9B" w:rsidRDefault="006761A0">
      <w:pPr>
        <w:pStyle w:val="Heading1"/>
        <w:spacing w:before="420" w:after="200"/>
      </w:pPr>
      <w:bookmarkStart w:id="5" w:name="_Toc240137368"/>
      <w:r>
        <w:rPr>
          <w:b/>
          <w:bCs/>
          <w:color w:val="17375E"/>
          <w:sz w:val="30"/>
          <w:szCs w:val="30"/>
        </w:rPr>
        <w:t>3. PROBLEM STATEMENT</w:t>
      </w:r>
      <w:bookmarkEnd w:id="5"/>
    </w:p>
    <w:p w14:paraId="4FB8115B" w14:textId="5739672F" w:rsidR="00213CA1" w:rsidRPr="006E1615" w:rsidRDefault="00213CA1" w:rsidP="00213CA1">
      <w:pPr>
        <w:pBdr>
          <w:bottom w:val="single" w:sz="4" w:space="1" w:color="BFBFBF"/>
        </w:pBdr>
        <w:spacing w:after="240"/>
        <w:rPr>
          <w:sz w:val="28"/>
          <w:szCs w:val="28"/>
        </w:rPr>
      </w:pPr>
      <w:r w:rsidRPr="006E1615">
        <w:rPr>
          <w:sz w:val="28"/>
          <w:szCs w:val="28"/>
        </w:rPr>
        <w:t xml:space="preserve">Managing university academic information manually can lead to duplicate and inconsistent records. Maintaining student and faculty information, </w:t>
      </w:r>
      <w:proofErr w:type="spellStart"/>
      <w:r w:rsidRPr="006E1615">
        <w:rPr>
          <w:sz w:val="28"/>
          <w:szCs w:val="28"/>
        </w:rPr>
        <w:t>enrollm</w:t>
      </w:r>
      <w:r w:rsidR="00875F6D" w:rsidRPr="006E1615">
        <w:rPr>
          <w:sz w:val="28"/>
          <w:szCs w:val="28"/>
        </w:rPr>
        <w:t>e</w:t>
      </w:r>
      <w:r w:rsidRPr="006E1615">
        <w:rPr>
          <w:sz w:val="28"/>
          <w:szCs w:val="28"/>
        </w:rPr>
        <w:t>nt</w:t>
      </w:r>
      <w:proofErr w:type="spellEnd"/>
      <w:r w:rsidRPr="006E1615">
        <w:rPr>
          <w:sz w:val="28"/>
          <w:szCs w:val="28"/>
        </w:rPr>
        <w:t>, attendance, and examination records can be time-consuming.</w:t>
      </w:r>
    </w:p>
    <w:p w14:paraId="637EB236" w14:textId="77777777" w:rsidR="00213CA1" w:rsidRPr="006E1615" w:rsidRDefault="00213CA1" w:rsidP="00213CA1">
      <w:pPr>
        <w:pBdr>
          <w:bottom w:val="single" w:sz="4" w:space="1" w:color="BFBFBF"/>
        </w:pBdr>
        <w:spacing w:after="240"/>
        <w:rPr>
          <w:sz w:val="28"/>
          <w:szCs w:val="28"/>
        </w:rPr>
      </w:pPr>
      <w:r w:rsidRPr="006E1615">
        <w:rPr>
          <w:sz w:val="28"/>
          <w:szCs w:val="28"/>
        </w:rPr>
        <w:t>Preparing academic results and reports can also become difficult when information is stored separately. Therefore, a centralized database is needed to store and manage academic information efficiently, accurately, and consistently.</w:t>
      </w:r>
    </w:p>
    <w:p w14:paraId="26EFE214" w14:textId="6985C5FA" w:rsidR="00021B9B" w:rsidRDefault="00021B9B">
      <w:pPr>
        <w:pBdr>
          <w:bottom w:val="single" w:sz="4" w:space="1" w:color="BFBFBF"/>
        </w:pBdr>
        <w:spacing w:after="240"/>
        <w:rPr>
          <w:sz w:val="32"/>
          <w:szCs w:val="32"/>
        </w:rPr>
      </w:pPr>
    </w:p>
    <w:p w14:paraId="45D3363E" w14:textId="77777777" w:rsidR="00213CA1" w:rsidRDefault="00213CA1">
      <w:pPr>
        <w:pBdr>
          <w:bottom w:val="single" w:sz="4" w:space="1" w:color="BFBFBF"/>
        </w:pBdr>
        <w:spacing w:after="240"/>
        <w:rPr>
          <w:sz w:val="32"/>
          <w:szCs w:val="32"/>
        </w:rPr>
      </w:pPr>
    </w:p>
    <w:p w14:paraId="3BB01EB0" w14:textId="77777777" w:rsidR="00213CA1" w:rsidRPr="00213CA1" w:rsidRDefault="00213CA1">
      <w:pPr>
        <w:pBdr>
          <w:bottom w:val="single" w:sz="4" w:space="1" w:color="BFBFBF"/>
        </w:pBdr>
        <w:spacing w:after="240"/>
        <w:rPr>
          <w:sz w:val="32"/>
          <w:szCs w:val="32"/>
        </w:rPr>
      </w:pPr>
    </w:p>
    <w:p w14:paraId="13E7C83C" w14:textId="0B49CB63" w:rsidR="00021B9B" w:rsidRDefault="006761A0" w:rsidP="00624651">
      <w:pPr>
        <w:pStyle w:val="Heading1"/>
        <w:spacing w:before="420" w:after="200"/>
      </w:pPr>
      <w:bookmarkStart w:id="6" w:name="_Toc240137369"/>
      <w:r>
        <w:rPr>
          <w:b/>
          <w:bCs/>
          <w:color w:val="17375E"/>
          <w:sz w:val="30"/>
          <w:szCs w:val="30"/>
        </w:rPr>
        <w:t>4. OBJECTIV</w:t>
      </w:r>
      <w:bookmarkEnd w:id="6"/>
      <w:r w:rsidR="00624651">
        <w:rPr>
          <w:b/>
          <w:bCs/>
          <w:color w:val="17375E"/>
          <w:sz w:val="30"/>
          <w:szCs w:val="30"/>
        </w:rPr>
        <w:t>ES</w:t>
      </w:r>
      <w:r>
        <w:rPr>
          <w:i/>
          <w:iCs/>
          <w:color w:val="666666"/>
          <w:sz w:val="22"/>
          <w:szCs w:val="22"/>
        </w:rPr>
        <w:t>.</w:t>
      </w:r>
    </w:p>
    <w:p w14:paraId="3DF95D3F" w14:textId="6D242494" w:rsidR="00021B9B" w:rsidRPr="00AA33CB" w:rsidRDefault="006761A0">
      <w:pPr>
        <w:pStyle w:val="ListParagraph"/>
        <w:numPr>
          <w:ilvl w:val="0"/>
          <w:numId w:val="2"/>
        </w:numPr>
        <w:spacing w:after="100"/>
        <w:rPr>
          <w:sz w:val="28"/>
          <w:szCs w:val="28"/>
        </w:rPr>
      </w:pPr>
      <w:r w:rsidRPr="00AA33CB">
        <w:rPr>
          <w:sz w:val="28"/>
          <w:szCs w:val="28"/>
        </w:rPr>
        <w:t>Objective 1</w:t>
      </w:r>
      <w:r w:rsidR="00213CA1">
        <w:rPr>
          <w:sz w:val="28"/>
          <w:szCs w:val="28"/>
        </w:rPr>
        <w:t>:</w:t>
      </w:r>
      <w:r w:rsidR="00213CA1" w:rsidRPr="00213CA1">
        <w:t xml:space="preserve"> </w:t>
      </w:r>
      <w:r w:rsidR="00213CA1" w:rsidRPr="00213CA1">
        <w:rPr>
          <w:sz w:val="28"/>
          <w:szCs w:val="28"/>
        </w:rPr>
        <w:t>To develop a centralized database for university academic information.</w:t>
      </w:r>
    </w:p>
    <w:p w14:paraId="227AFD40" w14:textId="54C86645" w:rsidR="00021B9B" w:rsidRPr="00213CA1" w:rsidRDefault="006761A0" w:rsidP="00213CA1">
      <w:pPr>
        <w:pStyle w:val="ListParagraph"/>
        <w:numPr>
          <w:ilvl w:val="0"/>
          <w:numId w:val="2"/>
        </w:numPr>
        <w:spacing w:after="100"/>
        <w:rPr>
          <w:sz w:val="28"/>
          <w:szCs w:val="28"/>
        </w:rPr>
      </w:pPr>
      <w:r w:rsidRPr="00AA33CB">
        <w:rPr>
          <w:sz w:val="28"/>
          <w:szCs w:val="28"/>
        </w:rPr>
        <w:t xml:space="preserve">Objective 2: </w:t>
      </w:r>
      <w:r w:rsidR="00213CA1" w:rsidRPr="00213CA1">
        <w:rPr>
          <w:sz w:val="28"/>
          <w:szCs w:val="28"/>
        </w:rPr>
        <w:t xml:space="preserve">  To maintain student and faculty records in an organized </w:t>
      </w:r>
      <w:proofErr w:type="spellStart"/>
      <w:r w:rsidR="00213CA1" w:rsidRPr="00213CA1">
        <w:rPr>
          <w:sz w:val="28"/>
          <w:szCs w:val="28"/>
        </w:rPr>
        <w:t>manne</w:t>
      </w:r>
      <w:proofErr w:type="spellEnd"/>
    </w:p>
    <w:p w14:paraId="63523F0A" w14:textId="15F2097F" w:rsidR="00021B9B" w:rsidRPr="00AA33CB" w:rsidRDefault="006761A0">
      <w:pPr>
        <w:pStyle w:val="ListParagraph"/>
        <w:numPr>
          <w:ilvl w:val="0"/>
          <w:numId w:val="2"/>
        </w:numPr>
        <w:spacing w:after="100"/>
        <w:rPr>
          <w:sz w:val="28"/>
          <w:szCs w:val="28"/>
        </w:rPr>
      </w:pPr>
      <w:r w:rsidRPr="00AA33CB">
        <w:rPr>
          <w:sz w:val="28"/>
          <w:szCs w:val="28"/>
        </w:rPr>
        <w:t>Objective 3:</w:t>
      </w:r>
      <w:r w:rsidR="00213CA1" w:rsidRPr="00213CA1">
        <w:t xml:space="preserve"> </w:t>
      </w:r>
      <w:r w:rsidR="00213CA1" w:rsidRPr="00213CA1">
        <w:rPr>
          <w:sz w:val="28"/>
          <w:szCs w:val="28"/>
        </w:rPr>
        <w:t>To manage departments, courses, subjects, and semesters efficiently.</w:t>
      </w:r>
    </w:p>
    <w:p w14:paraId="654944B6" w14:textId="4DE7AC48" w:rsidR="00021B9B" w:rsidRPr="00213CA1" w:rsidRDefault="006761A0" w:rsidP="00213CA1">
      <w:pPr>
        <w:pStyle w:val="ListParagraph"/>
        <w:numPr>
          <w:ilvl w:val="0"/>
          <w:numId w:val="2"/>
        </w:numPr>
        <w:spacing w:after="100"/>
        <w:rPr>
          <w:sz w:val="28"/>
          <w:szCs w:val="28"/>
        </w:rPr>
      </w:pPr>
      <w:r w:rsidRPr="00AA33CB">
        <w:rPr>
          <w:sz w:val="28"/>
          <w:szCs w:val="28"/>
        </w:rPr>
        <w:t>Objective 4</w:t>
      </w:r>
      <w:r w:rsidR="00213CA1">
        <w:rPr>
          <w:sz w:val="28"/>
          <w:szCs w:val="28"/>
        </w:rPr>
        <w:t>:</w:t>
      </w:r>
      <w:r w:rsidR="00213CA1" w:rsidRPr="00213CA1">
        <w:rPr>
          <w:rFonts w:hAnsi="Symbol"/>
          <w:sz w:val="24"/>
          <w:szCs w:val="24"/>
        </w:rPr>
        <w:t xml:space="preserve"> </w:t>
      </w:r>
      <w:r w:rsidR="00213CA1" w:rsidRPr="00213CA1">
        <w:rPr>
          <w:sz w:val="28"/>
          <w:szCs w:val="28"/>
        </w:rPr>
        <w:t xml:space="preserve">To record and manage </w:t>
      </w:r>
      <w:proofErr w:type="spellStart"/>
      <w:r w:rsidR="00213CA1" w:rsidRPr="00213CA1">
        <w:rPr>
          <w:sz w:val="28"/>
          <w:szCs w:val="28"/>
        </w:rPr>
        <w:t>enrollment</w:t>
      </w:r>
      <w:proofErr w:type="spellEnd"/>
      <w:r w:rsidR="00213CA1" w:rsidRPr="00213CA1">
        <w:rPr>
          <w:sz w:val="28"/>
          <w:szCs w:val="28"/>
        </w:rPr>
        <w:t>, attendance, and examinations.</w:t>
      </w:r>
    </w:p>
    <w:p w14:paraId="5EB3AD77" w14:textId="3A8107B7" w:rsidR="00213CA1" w:rsidRPr="00213CA1" w:rsidRDefault="006761A0" w:rsidP="00213CA1">
      <w:pPr>
        <w:pStyle w:val="ListParagraph"/>
        <w:numPr>
          <w:ilvl w:val="0"/>
          <w:numId w:val="2"/>
        </w:numPr>
        <w:spacing w:after="100"/>
      </w:pPr>
      <w:r w:rsidRPr="00AA33CB">
        <w:rPr>
          <w:sz w:val="28"/>
          <w:szCs w:val="28"/>
        </w:rPr>
        <w:t xml:space="preserve">Objective 5: </w:t>
      </w:r>
      <w:r w:rsidR="00624651" w:rsidRPr="00AA33CB">
        <w:rPr>
          <w:sz w:val="28"/>
          <w:szCs w:val="28"/>
          <w:lang w:val="en-US"/>
        </w:rPr>
        <w:t xml:space="preserve"> </w:t>
      </w:r>
      <w:bookmarkStart w:id="7" w:name="_Toc240137370"/>
      <w:r w:rsidR="00213CA1" w:rsidRPr="00213CA1">
        <w:rPr>
          <w:sz w:val="28"/>
          <w:szCs w:val="28"/>
        </w:rPr>
        <w:t>To generate accurate academic results and reports quickly.</w:t>
      </w:r>
    </w:p>
    <w:p w14:paraId="6D299B45" w14:textId="77777777" w:rsidR="00213CA1" w:rsidRDefault="00213CA1" w:rsidP="00213CA1">
      <w:pPr>
        <w:spacing w:after="100"/>
      </w:pPr>
    </w:p>
    <w:p w14:paraId="5A8EC8A7" w14:textId="77777777" w:rsidR="00213CA1" w:rsidRDefault="00213CA1" w:rsidP="00213CA1">
      <w:pPr>
        <w:spacing w:after="100"/>
      </w:pPr>
    </w:p>
    <w:p w14:paraId="5302739B" w14:textId="77777777" w:rsidR="00213CA1" w:rsidRDefault="00213CA1" w:rsidP="00213CA1">
      <w:pPr>
        <w:spacing w:after="100"/>
      </w:pPr>
    </w:p>
    <w:p w14:paraId="1A7A982B" w14:textId="77777777" w:rsidR="00213CA1" w:rsidRDefault="00213CA1" w:rsidP="00213CA1">
      <w:pPr>
        <w:spacing w:after="100"/>
      </w:pPr>
    </w:p>
    <w:p w14:paraId="01186A6D" w14:textId="77777777" w:rsidR="00213CA1" w:rsidRDefault="00213CA1" w:rsidP="00213CA1">
      <w:pPr>
        <w:spacing w:after="100"/>
      </w:pPr>
    </w:p>
    <w:p w14:paraId="3A7C3F4E" w14:textId="77777777" w:rsidR="00213CA1" w:rsidRPr="00213CA1" w:rsidRDefault="00213CA1" w:rsidP="00213CA1">
      <w:pPr>
        <w:spacing w:after="100"/>
      </w:pPr>
    </w:p>
    <w:p w14:paraId="452FE713" w14:textId="195A96A4" w:rsidR="00021B9B" w:rsidRDefault="006761A0" w:rsidP="00515DBD">
      <w:pPr>
        <w:pStyle w:val="ListParagraph"/>
        <w:numPr>
          <w:ilvl w:val="0"/>
          <w:numId w:val="2"/>
        </w:numPr>
        <w:spacing w:after="100"/>
      </w:pPr>
      <w:r>
        <w:rPr>
          <w:b/>
          <w:bCs/>
          <w:color w:val="17375E"/>
          <w:sz w:val="30"/>
          <w:szCs w:val="30"/>
        </w:rPr>
        <w:t>5. TOOLS &amp; TECHNOLOGIES USED</w:t>
      </w:r>
      <w:bookmarkEnd w:id="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021B9B" w:rsidRPr="00AA33CB" w14:paraId="0F1E31C4" w14:textId="77777777">
        <w:trPr>
          <w:tblHeader/>
        </w:trPr>
        <w:tc>
          <w:tcPr>
            <w:tcW w:w="3000" w:type="dxa"/>
            <w:shd w:val="clear" w:color="auto" w:fill="FF6600"/>
            <w:tcMar>
              <w:top w:w="80" w:type="dxa"/>
              <w:left w:w="100" w:type="dxa"/>
              <w:bottom w:w="80" w:type="dxa"/>
              <w:right w:w="100" w:type="dxa"/>
            </w:tcMar>
            <w:vAlign w:val="center"/>
          </w:tcPr>
          <w:p w14:paraId="59C08CCE" w14:textId="77777777" w:rsidR="00021B9B" w:rsidRPr="00AA33CB" w:rsidRDefault="006761A0">
            <w:pPr>
              <w:jc w:val="center"/>
              <w:rPr>
                <w:sz w:val="28"/>
                <w:szCs w:val="28"/>
              </w:rPr>
            </w:pPr>
            <w:r w:rsidRPr="00AA33CB">
              <w:rPr>
                <w:b/>
                <w:bCs/>
                <w:color w:val="FFFFFF"/>
                <w:sz w:val="28"/>
                <w:szCs w:val="28"/>
              </w:rPr>
              <w:lastRenderedPageBreak/>
              <w:t>Category</w:t>
            </w:r>
          </w:p>
        </w:tc>
        <w:tc>
          <w:tcPr>
            <w:tcW w:w="6200" w:type="dxa"/>
            <w:shd w:val="clear" w:color="auto" w:fill="FF6600"/>
            <w:tcMar>
              <w:top w:w="80" w:type="dxa"/>
              <w:left w:w="100" w:type="dxa"/>
              <w:bottom w:w="80" w:type="dxa"/>
              <w:right w:w="100" w:type="dxa"/>
            </w:tcMar>
            <w:vAlign w:val="center"/>
          </w:tcPr>
          <w:p w14:paraId="4AE6B0EC" w14:textId="77777777" w:rsidR="00021B9B" w:rsidRPr="00AA33CB" w:rsidRDefault="006761A0">
            <w:pPr>
              <w:jc w:val="center"/>
              <w:rPr>
                <w:sz w:val="28"/>
                <w:szCs w:val="28"/>
              </w:rPr>
            </w:pPr>
            <w:r w:rsidRPr="00AA33CB">
              <w:rPr>
                <w:b/>
                <w:bCs/>
                <w:color w:val="FFFFFF"/>
                <w:sz w:val="28"/>
                <w:szCs w:val="28"/>
              </w:rPr>
              <w:t>Tool / Technology Used</w:t>
            </w:r>
          </w:p>
        </w:tc>
      </w:tr>
      <w:tr w:rsidR="00021B9B" w:rsidRPr="00AA33CB" w14:paraId="7362750B" w14:textId="77777777">
        <w:tc>
          <w:tcPr>
            <w:tcW w:w="3000" w:type="dxa"/>
            <w:tcMar>
              <w:top w:w="80" w:type="dxa"/>
              <w:left w:w="100" w:type="dxa"/>
              <w:bottom w:w="80" w:type="dxa"/>
              <w:right w:w="100" w:type="dxa"/>
            </w:tcMar>
            <w:vAlign w:val="center"/>
          </w:tcPr>
          <w:p w14:paraId="1467F27D" w14:textId="77777777" w:rsidR="00021B9B" w:rsidRPr="00AA33CB" w:rsidRDefault="006761A0">
            <w:pPr>
              <w:rPr>
                <w:sz w:val="28"/>
                <w:szCs w:val="28"/>
              </w:rPr>
            </w:pPr>
            <w:r w:rsidRPr="00AA33CB">
              <w:rPr>
                <w:color w:val="000000"/>
                <w:sz w:val="28"/>
                <w:szCs w:val="28"/>
              </w:rPr>
              <w:t>Database Server</w:t>
            </w:r>
          </w:p>
        </w:tc>
        <w:tc>
          <w:tcPr>
            <w:tcW w:w="6200" w:type="dxa"/>
            <w:tcMar>
              <w:top w:w="80" w:type="dxa"/>
              <w:left w:w="100" w:type="dxa"/>
              <w:bottom w:w="80" w:type="dxa"/>
              <w:right w:w="100" w:type="dxa"/>
            </w:tcMar>
            <w:vAlign w:val="center"/>
          </w:tcPr>
          <w:p w14:paraId="72CE676B" w14:textId="5DE379CB" w:rsidR="00021B9B" w:rsidRPr="00AA33CB" w:rsidRDefault="00EF7AA8">
            <w:pPr>
              <w:rPr>
                <w:sz w:val="28"/>
                <w:szCs w:val="28"/>
              </w:rPr>
            </w:pPr>
            <w:r w:rsidRPr="00AA33CB">
              <w:rPr>
                <w:sz w:val="28"/>
                <w:szCs w:val="28"/>
              </w:rPr>
              <w:t>PostgreSQL</w:t>
            </w:r>
          </w:p>
        </w:tc>
      </w:tr>
      <w:tr w:rsidR="00021B9B" w:rsidRPr="00AA33CB" w14:paraId="3C544A7A" w14:textId="77777777">
        <w:tc>
          <w:tcPr>
            <w:tcW w:w="3000" w:type="dxa"/>
            <w:tcMar>
              <w:top w:w="80" w:type="dxa"/>
              <w:left w:w="100" w:type="dxa"/>
              <w:bottom w:w="80" w:type="dxa"/>
              <w:right w:w="100" w:type="dxa"/>
            </w:tcMar>
            <w:vAlign w:val="center"/>
          </w:tcPr>
          <w:p w14:paraId="23312CE5" w14:textId="77777777" w:rsidR="00021B9B" w:rsidRPr="00AA33CB" w:rsidRDefault="006761A0">
            <w:pPr>
              <w:rPr>
                <w:sz w:val="28"/>
                <w:szCs w:val="28"/>
              </w:rPr>
            </w:pPr>
            <w:r w:rsidRPr="00AA33CB">
              <w:rPr>
                <w:color w:val="000000"/>
                <w:sz w:val="28"/>
                <w:szCs w:val="28"/>
              </w:rPr>
              <w:t>Query / Admin Tool</w:t>
            </w:r>
          </w:p>
        </w:tc>
        <w:tc>
          <w:tcPr>
            <w:tcW w:w="6200" w:type="dxa"/>
            <w:tcMar>
              <w:top w:w="80" w:type="dxa"/>
              <w:left w:w="100" w:type="dxa"/>
              <w:bottom w:w="80" w:type="dxa"/>
              <w:right w:w="100" w:type="dxa"/>
            </w:tcMar>
            <w:vAlign w:val="center"/>
          </w:tcPr>
          <w:p w14:paraId="30941772" w14:textId="06F4318E" w:rsidR="00021B9B" w:rsidRPr="00AA33CB" w:rsidRDefault="00EF7AA8">
            <w:pPr>
              <w:rPr>
                <w:sz w:val="28"/>
                <w:szCs w:val="28"/>
              </w:rPr>
            </w:pPr>
            <w:proofErr w:type="spellStart"/>
            <w:r w:rsidRPr="00AA33CB">
              <w:rPr>
                <w:sz w:val="28"/>
                <w:szCs w:val="28"/>
              </w:rPr>
              <w:t>pgAdmin</w:t>
            </w:r>
            <w:proofErr w:type="spellEnd"/>
          </w:p>
        </w:tc>
      </w:tr>
      <w:tr w:rsidR="00021B9B" w:rsidRPr="00AA33CB" w14:paraId="274D677B" w14:textId="77777777">
        <w:tc>
          <w:tcPr>
            <w:tcW w:w="3000" w:type="dxa"/>
            <w:tcMar>
              <w:top w:w="80" w:type="dxa"/>
              <w:left w:w="100" w:type="dxa"/>
              <w:bottom w:w="80" w:type="dxa"/>
              <w:right w:w="100" w:type="dxa"/>
            </w:tcMar>
            <w:vAlign w:val="center"/>
          </w:tcPr>
          <w:p w14:paraId="08BA10E7" w14:textId="77777777" w:rsidR="00021B9B" w:rsidRPr="00AA33CB" w:rsidRDefault="006761A0">
            <w:pPr>
              <w:rPr>
                <w:sz w:val="28"/>
                <w:szCs w:val="28"/>
              </w:rPr>
            </w:pPr>
            <w:r w:rsidRPr="00AA33CB">
              <w:rPr>
                <w:color w:val="000000"/>
                <w:sz w:val="28"/>
                <w:szCs w:val="28"/>
              </w:rPr>
              <w:t>Front-end (if any)</w:t>
            </w:r>
          </w:p>
        </w:tc>
        <w:tc>
          <w:tcPr>
            <w:tcW w:w="6200" w:type="dxa"/>
            <w:tcMar>
              <w:top w:w="80" w:type="dxa"/>
              <w:left w:w="100" w:type="dxa"/>
              <w:bottom w:w="80" w:type="dxa"/>
              <w:right w:w="100" w:type="dxa"/>
            </w:tcMar>
            <w:vAlign w:val="center"/>
          </w:tcPr>
          <w:p w14:paraId="65271494" w14:textId="2B6E00B0" w:rsidR="00021B9B" w:rsidRPr="00AA33CB" w:rsidRDefault="00EF7AA8">
            <w:pPr>
              <w:rPr>
                <w:sz w:val="28"/>
                <w:szCs w:val="28"/>
              </w:rPr>
            </w:pPr>
            <w:r w:rsidRPr="00AA33CB">
              <w:rPr>
                <w:sz w:val="28"/>
                <w:szCs w:val="28"/>
              </w:rPr>
              <w:t>None</w:t>
            </w:r>
          </w:p>
        </w:tc>
      </w:tr>
      <w:tr w:rsidR="00021B9B" w:rsidRPr="00AA33CB" w14:paraId="5D66590E" w14:textId="77777777">
        <w:tc>
          <w:tcPr>
            <w:tcW w:w="3000" w:type="dxa"/>
            <w:tcMar>
              <w:top w:w="80" w:type="dxa"/>
              <w:left w:w="100" w:type="dxa"/>
              <w:bottom w:w="80" w:type="dxa"/>
              <w:right w:w="100" w:type="dxa"/>
            </w:tcMar>
            <w:vAlign w:val="center"/>
          </w:tcPr>
          <w:p w14:paraId="5F879ADF" w14:textId="77777777" w:rsidR="00021B9B" w:rsidRPr="00AA33CB" w:rsidRDefault="006761A0">
            <w:pPr>
              <w:rPr>
                <w:sz w:val="28"/>
                <w:szCs w:val="28"/>
              </w:rPr>
            </w:pPr>
            <w:r w:rsidRPr="00AA33CB">
              <w:rPr>
                <w:color w:val="000000"/>
                <w:sz w:val="28"/>
                <w:szCs w:val="28"/>
              </w:rPr>
              <w:t>Operating System</w:t>
            </w:r>
          </w:p>
        </w:tc>
        <w:tc>
          <w:tcPr>
            <w:tcW w:w="6200" w:type="dxa"/>
            <w:tcMar>
              <w:top w:w="80" w:type="dxa"/>
              <w:left w:w="100" w:type="dxa"/>
              <w:bottom w:w="80" w:type="dxa"/>
              <w:right w:w="100" w:type="dxa"/>
            </w:tcMar>
            <w:vAlign w:val="center"/>
          </w:tcPr>
          <w:p w14:paraId="704D37E6" w14:textId="2E2C51B6" w:rsidR="00021B9B" w:rsidRPr="00AA33CB" w:rsidRDefault="00EF7AA8">
            <w:pPr>
              <w:rPr>
                <w:sz w:val="28"/>
                <w:szCs w:val="28"/>
              </w:rPr>
            </w:pPr>
            <w:r w:rsidRPr="00AA33CB">
              <w:rPr>
                <w:sz w:val="28"/>
                <w:szCs w:val="28"/>
              </w:rPr>
              <w:t>Windows</w:t>
            </w:r>
          </w:p>
        </w:tc>
      </w:tr>
      <w:tr w:rsidR="00021B9B" w:rsidRPr="00AA33CB" w14:paraId="757B93D6" w14:textId="77777777">
        <w:tc>
          <w:tcPr>
            <w:tcW w:w="3000" w:type="dxa"/>
            <w:tcMar>
              <w:top w:w="80" w:type="dxa"/>
              <w:left w:w="100" w:type="dxa"/>
              <w:bottom w:w="80" w:type="dxa"/>
              <w:right w:w="100" w:type="dxa"/>
            </w:tcMar>
            <w:vAlign w:val="center"/>
          </w:tcPr>
          <w:p w14:paraId="3A735A82" w14:textId="77777777" w:rsidR="00021B9B" w:rsidRPr="00AA33CB" w:rsidRDefault="006761A0">
            <w:pPr>
              <w:rPr>
                <w:sz w:val="28"/>
                <w:szCs w:val="28"/>
              </w:rPr>
            </w:pPr>
            <w:r w:rsidRPr="00AA33CB">
              <w:rPr>
                <w:color w:val="000000"/>
                <w:sz w:val="28"/>
                <w:szCs w:val="28"/>
              </w:rPr>
              <w:t>Version Control</w:t>
            </w:r>
          </w:p>
        </w:tc>
        <w:tc>
          <w:tcPr>
            <w:tcW w:w="6200" w:type="dxa"/>
            <w:tcMar>
              <w:top w:w="80" w:type="dxa"/>
              <w:left w:w="100" w:type="dxa"/>
              <w:bottom w:w="80" w:type="dxa"/>
              <w:right w:w="100" w:type="dxa"/>
            </w:tcMar>
            <w:vAlign w:val="center"/>
          </w:tcPr>
          <w:p w14:paraId="766400B2" w14:textId="77777777" w:rsidR="00021B9B" w:rsidRPr="00AA33CB" w:rsidRDefault="006761A0">
            <w:pPr>
              <w:rPr>
                <w:sz w:val="28"/>
                <w:szCs w:val="28"/>
              </w:rPr>
            </w:pPr>
            <w:r w:rsidRPr="00AA33CB">
              <w:rPr>
                <w:color w:val="000000"/>
                <w:sz w:val="28"/>
                <w:szCs w:val="28"/>
              </w:rPr>
              <w:t>GitHub</w:t>
            </w:r>
          </w:p>
        </w:tc>
      </w:tr>
    </w:tbl>
    <w:p w14:paraId="20E37D98" w14:textId="77777777" w:rsidR="00021B9B" w:rsidRPr="00AA33CB" w:rsidRDefault="006761A0">
      <w:pPr>
        <w:rPr>
          <w:sz w:val="28"/>
          <w:szCs w:val="28"/>
        </w:rPr>
      </w:pPr>
      <w:r w:rsidRPr="00AA33CB">
        <w:rPr>
          <w:sz w:val="28"/>
          <w:szCs w:val="28"/>
        </w:rPr>
        <w:br w:type="page"/>
      </w:r>
    </w:p>
    <w:p w14:paraId="5255E5A4" w14:textId="77777777" w:rsidR="00021B9B" w:rsidRDefault="006761A0">
      <w:pPr>
        <w:pStyle w:val="Heading1"/>
        <w:spacing w:before="420" w:after="200"/>
      </w:pPr>
      <w:bookmarkStart w:id="8" w:name="_Toc240137371"/>
      <w:r>
        <w:rPr>
          <w:b/>
          <w:bCs/>
          <w:color w:val="17375E"/>
          <w:sz w:val="30"/>
          <w:szCs w:val="30"/>
        </w:rPr>
        <w:lastRenderedPageBreak/>
        <w:t>6. DATABASE DESIGN</w:t>
      </w:r>
      <w:bookmarkEnd w:id="8"/>
    </w:p>
    <w:p w14:paraId="73537EC9" w14:textId="34348DDE" w:rsidR="00021B9B" w:rsidRDefault="006761A0" w:rsidP="00515DBD">
      <w:pPr>
        <w:pStyle w:val="Heading2"/>
        <w:spacing w:before="280" w:after="160"/>
      </w:pPr>
      <w:bookmarkStart w:id="9" w:name="_Toc240137372"/>
      <w:r>
        <w:rPr>
          <w:b/>
          <w:bCs/>
          <w:color w:val="FF6600"/>
          <w:sz w:val="24"/>
          <w:szCs w:val="24"/>
        </w:rPr>
        <w:t>6.1 Identified Entities</w:t>
      </w:r>
      <w:bookmarkEnd w:id="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300"/>
      </w:tblGrid>
      <w:tr w:rsidR="00021B9B" w14:paraId="7F593C6C" w14:textId="77777777">
        <w:trPr>
          <w:tblHeader/>
        </w:trPr>
        <w:tc>
          <w:tcPr>
            <w:tcW w:w="900" w:type="dxa"/>
            <w:shd w:val="clear" w:color="auto" w:fill="FF6600"/>
            <w:tcMar>
              <w:top w:w="80" w:type="dxa"/>
              <w:left w:w="100" w:type="dxa"/>
              <w:bottom w:w="80" w:type="dxa"/>
              <w:right w:w="100" w:type="dxa"/>
            </w:tcMar>
            <w:vAlign w:val="center"/>
          </w:tcPr>
          <w:p w14:paraId="6533E359" w14:textId="77777777" w:rsidR="00021B9B" w:rsidRPr="00047483" w:rsidRDefault="006761A0">
            <w:pPr>
              <w:jc w:val="center"/>
              <w:rPr>
                <w:sz w:val="24"/>
                <w:szCs w:val="24"/>
              </w:rPr>
            </w:pPr>
            <w:proofErr w:type="spellStart"/>
            <w:proofErr w:type="gramStart"/>
            <w:r w:rsidRPr="00047483">
              <w:rPr>
                <w:b/>
                <w:bCs/>
                <w:color w:val="FFFFFF"/>
                <w:sz w:val="24"/>
                <w:szCs w:val="24"/>
              </w:rPr>
              <w:t>S.No</w:t>
            </w:r>
            <w:proofErr w:type="spellEnd"/>
            <w:proofErr w:type="gramEnd"/>
          </w:p>
        </w:tc>
        <w:tc>
          <w:tcPr>
            <w:tcW w:w="3000" w:type="dxa"/>
            <w:shd w:val="clear" w:color="auto" w:fill="FF6600"/>
            <w:tcMar>
              <w:top w:w="80" w:type="dxa"/>
              <w:left w:w="100" w:type="dxa"/>
              <w:bottom w:w="80" w:type="dxa"/>
              <w:right w:w="100" w:type="dxa"/>
            </w:tcMar>
            <w:vAlign w:val="center"/>
          </w:tcPr>
          <w:p w14:paraId="12A5B0C4" w14:textId="77777777" w:rsidR="00021B9B" w:rsidRPr="00047483" w:rsidRDefault="006761A0">
            <w:pPr>
              <w:jc w:val="center"/>
              <w:rPr>
                <w:sz w:val="24"/>
                <w:szCs w:val="24"/>
              </w:rPr>
            </w:pPr>
            <w:r w:rsidRPr="00047483">
              <w:rPr>
                <w:b/>
                <w:bCs/>
                <w:color w:val="FFFFFF"/>
                <w:sz w:val="24"/>
                <w:szCs w:val="24"/>
              </w:rPr>
              <w:t>Entity Name</w:t>
            </w:r>
          </w:p>
        </w:tc>
        <w:tc>
          <w:tcPr>
            <w:tcW w:w="5300" w:type="dxa"/>
            <w:shd w:val="clear" w:color="auto" w:fill="FF6600"/>
            <w:tcMar>
              <w:top w:w="80" w:type="dxa"/>
              <w:left w:w="100" w:type="dxa"/>
              <w:bottom w:w="80" w:type="dxa"/>
              <w:right w:w="100" w:type="dxa"/>
            </w:tcMar>
            <w:vAlign w:val="center"/>
          </w:tcPr>
          <w:p w14:paraId="797B0419" w14:textId="77777777" w:rsidR="00021B9B" w:rsidRPr="00047483" w:rsidRDefault="006761A0">
            <w:pPr>
              <w:jc w:val="center"/>
              <w:rPr>
                <w:sz w:val="24"/>
                <w:szCs w:val="24"/>
              </w:rPr>
            </w:pPr>
            <w:r w:rsidRPr="00047483">
              <w:rPr>
                <w:b/>
                <w:bCs/>
                <w:color w:val="FFFFFF"/>
                <w:sz w:val="24"/>
                <w:szCs w:val="24"/>
              </w:rPr>
              <w:t>Description</w:t>
            </w:r>
          </w:p>
        </w:tc>
      </w:tr>
      <w:tr w:rsidR="00021B9B" w14:paraId="7BA2E967" w14:textId="77777777">
        <w:tc>
          <w:tcPr>
            <w:tcW w:w="900" w:type="dxa"/>
            <w:tcMar>
              <w:top w:w="80" w:type="dxa"/>
              <w:left w:w="100" w:type="dxa"/>
              <w:bottom w:w="80" w:type="dxa"/>
              <w:right w:w="100" w:type="dxa"/>
            </w:tcMar>
            <w:vAlign w:val="center"/>
          </w:tcPr>
          <w:p w14:paraId="1D6FF97E" w14:textId="6015EF8E"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1.</w:t>
            </w:r>
          </w:p>
        </w:tc>
        <w:tc>
          <w:tcPr>
            <w:tcW w:w="3000" w:type="dxa"/>
            <w:tcMar>
              <w:top w:w="80" w:type="dxa"/>
              <w:left w:w="100" w:type="dxa"/>
              <w:bottom w:w="80" w:type="dxa"/>
              <w:right w:w="100" w:type="dxa"/>
            </w:tcMar>
            <w:vAlign w:val="center"/>
          </w:tcPr>
          <w:p w14:paraId="6BC30CCB" w14:textId="09997413"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Student</w:t>
            </w:r>
          </w:p>
        </w:tc>
        <w:tc>
          <w:tcPr>
            <w:tcW w:w="5300" w:type="dxa"/>
            <w:tcMar>
              <w:top w:w="80" w:type="dxa"/>
              <w:left w:w="100" w:type="dxa"/>
              <w:bottom w:w="80" w:type="dxa"/>
              <w:right w:w="100" w:type="dxa"/>
            </w:tcMar>
            <w:vAlign w:val="center"/>
          </w:tcPr>
          <w:p w14:paraId="34CEC687" w14:textId="6B937BA5"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Stores personal and academic information of students.</w:t>
            </w:r>
          </w:p>
        </w:tc>
      </w:tr>
      <w:tr w:rsidR="00021B9B" w14:paraId="32C16188" w14:textId="77777777">
        <w:tc>
          <w:tcPr>
            <w:tcW w:w="900" w:type="dxa"/>
            <w:tcMar>
              <w:top w:w="80" w:type="dxa"/>
              <w:left w:w="100" w:type="dxa"/>
              <w:bottom w:w="80" w:type="dxa"/>
              <w:right w:w="100" w:type="dxa"/>
            </w:tcMar>
            <w:vAlign w:val="center"/>
          </w:tcPr>
          <w:p w14:paraId="33E115BF" w14:textId="7AE9AD35"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2.</w:t>
            </w:r>
          </w:p>
        </w:tc>
        <w:tc>
          <w:tcPr>
            <w:tcW w:w="3000" w:type="dxa"/>
            <w:tcMar>
              <w:top w:w="80" w:type="dxa"/>
              <w:left w:w="100" w:type="dxa"/>
              <w:bottom w:w="80" w:type="dxa"/>
              <w:right w:w="100" w:type="dxa"/>
            </w:tcMar>
            <w:vAlign w:val="center"/>
          </w:tcPr>
          <w:p w14:paraId="5D0C07A4" w14:textId="42A35A37"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Faculty</w:t>
            </w:r>
          </w:p>
        </w:tc>
        <w:tc>
          <w:tcPr>
            <w:tcW w:w="5300" w:type="dxa"/>
            <w:tcMar>
              <w:top w:w="80" w:type="dxa"/>
              <w:left w:w="100" w:type="dxa"/>
              <w:bottom w:w="80" w:type="dxa"/>
              <w:right w:w="100" w:type="dxa"/>
            </w:tcMar>
            <w:vAlign w:val="center"/>
          </w:tcPr>
          <w:p w14:paraId="318E14D1" w14:textId="4F521C5B"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Stores information about faculty members.</w:t>
            </w:r>
          </w:p>
        </w:tc>
      </w:tr>
      <w:tr w:rsidR="00021B9B" w14:paraId="3358919B" w14:textId="77777777">
        <w:tc>
          <w:tcPr>
            <w:tcW w:w="900" w:type="dxa"/>
            <w:tcMar>
              <w:top w:w="80" w:type="dxa"/>
              <w:left w:w="100" w:type="dxa"/>
              <w:bottom w:w="80" w:type="dxa"/>
              <w:right w:w="100" w:type="dxa"/>
            </w:tcMar>
            <w:vAlign w:val="center"/>
          </w:tcPr>
          <w:p w14:paraId="3FC75C72" w14:textId="246476D7"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3.</w:t>
            </w:r>
          </w:p>
        </w:tc>
        <w:tc>
          <w:tcPr>
            <w:tcW w:w="3000" w:type="dxa"/>
            <w:tcMar>
              <w:top w:w="80" w:type="dxa"/>
              <w:left w:w="100" w:type="dxa"/>
              <w:bottom w:w="80" w:type="dxa"/>
              <w:right w:w="100" w:type="dxa"/>
            </w:tcMar>
            <w:vAlign w:val="center"/>
          </w:tcPr>
          <w:p w14:paraId="5E326A89" w14:textId="60816CEC"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Department</w:t>
            </w:r>
          </w:p>
        </w:tc>
        <w:tc>
          <w:tcPr>
            <w:tcW w:w="5300" w:type="dxa"/>
            <w:tcMar>
              <w:top w:w="80" w:type="dxa"/>
              <w:left w:w="100" w:type="dxa"/>
              <w:bottom w:w="80" w:type="dxa"/>
              <w:right w:w="100" w:type="dxa"/>
            </w:tcMar>
            <w:vAlign w:val="center"/>
          </w:tcPr>
          <w:p w14:paraId="4F2E03E7" w14:textId="1FB645AB"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Stores department details such as department name and HOD.</w:t>
            </w:r>
          </w:p>
        </w:tc>
      </w:tr>
      <w:tr w:rsidR="00021B9B" w14:paraId="1230E11B" w14:textId="77777777">
        <w:tc>
          <w:tcPr>
            <w:tcW w:w="900" w:type="dxa"/>
            <w:tcMar>
              <w:top w:w="80" w:type="dxa"/>
              <w:left w:w="100" w:type="dxa"/>
              <w:bottom w:w="80" w:type="dxa"/>
              <w:right w:w="100" w:type="dxa"/>
            </w:tcMar>
            <w:vAlign w:val="center"/>
          </w:tcPr>
          <w:p w14:paraId="67D6B53B" w14:textId="6F7D11F8"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4.</w:t>
            </w:r>
          </w:p>
        </w:tc>
        <w:tc>
          <w:tcPr>
            <w:tcW w:w="3000" w:type="dxa"/>
            <w:tcMar>
              <w:top w:w="80" w:type="dxa"/>
              <w:left w:w="100" w:type="dxa"/>
              <w:bottom w:w="80" w:type="dxa"/>
              <w:right w:w="100" w:type="dxa"/>
            </w:tcMar>
            <w:vAlign w:val="center"/>
          </w:tcPr>
          <w:p w14:paraId="32F3950A" w14:textId="3A7C6A0B"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Course</w:t>
            </w:r>
          </w:p>
        </w:tc>
        <w:tc>
          <w:tcPr>
            <w:tcW w:w="5300" w:type="dxa"/>
            <w:tcMar>
              <w:top w:w="80" w:type="dxa"/>
              <w:left w:w="100" w:type="dxa"/>
              <w:bottom w:w="80" w:type="dxa"/>
              <w:right w:w="100" w:type="dxa"/>
            </w:tcMar>
            <w:vAlign w:val="center"/>
          </w:tcPr>
          <w:p w14:paraId="45A97D18" w14:textId="2C0717B7"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Stores information about courses offered by departments.</w:t>
            </w:r>
            <w:r w:rsidR="00213CA1" w:rsidRPr="00047483">
              <w:rPr>
                <w:sz w:val="24"/>
                <w:szCs w:val="24"/>
              </w:rPr>
              <w:t xml:space="preserve"> </w:t>
            </w:r>
            <w:r w:rsidR="00213CA1" w:rsidRPr="00047483">
              <w:rPr>
                <w:color w:val="000000"/>
                <w:sz w:val="24"/>
                <w:szCs w:val="24"/>
              </w:rPr>
              <w:t>Student-</w:t>
            </w:r>
            <w:r w:rsidR="00662E0B" w:rsidRPr="00047483">
              <w:rPr>
                <w:color w:val="000000"/>
                <w:sz w:val="24"/>
                <w:szCs w:val="24"/>
              </w:rPr>
              <w:t>Student</w:t>
            </w:r>
          </w:p>
        </w:tc>
      </w:tr>
      <w:tr w:rsidR="00021B9B" w14:paraId="2E6F389F" w14:textId="77777777">
        <w:tc>
          <w:tcPr>
            <w:tcW w:w="900" w:type="dxa"/>
            <w:tcMar>
              <w:top w:w="80" w:type="dxa"/>
              <w:left w:w="100" w:type="dxa"/>
              <w:bottom w:w="80" w:type="dxa"/>
              <w:right w:w="100" w:type="dxa"/>
            </w:tcMar>
            <w:vAlign w:val="center"/>
          </w:tcPr>
          <w:p w14:paraId="7838850C" w14:textId="78A3BA83"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5.</w:t>
            </w:r>
          </w:p>
        </w:tc>
        <w:tc>
          <w:tcPr>
            <w:tcW w:w="3000" w:type="dxa"/>
            <w:tcMar>
              <w:top w:w="80" w:type="dxa"/>
              <w:left w:w="100" w:type="dxa"/>
              <w:bottom w:w="80" w:type="dxa"/>
              <w:right w:w="100" w:type="dxa"/>
            </w:tcMar>
            <w:vAlign w:val="center"/>
          </w:tcPr>
          <w:p w14:paraId="2B551F10" w14:textId="14D54FA8"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Subject</w:t>
            </w:r>
          </w:p>
        </w:tc>
        <w:tc>
          <w:tcPr>
            <w:tcW w:w="5300" w:type="dxa"/>
            <w:tcMar>
              <w:top w:w="80" w:type="dxa"/>
              <w:left w:w="100" w:type="dxa"/>
              <w:bottom w:w="80" w:type="dxa"/>
              <w:right w:w="100" w:type="dxa"/>
            </w:tcMar>
            <w:vAlign w:val="center"/>
          </w:tcPr>
          <w:p w14:paraId="7B956C78" w14:textId="02FE99BF"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Stores subject, credits, semester, course, and faculty details.</w:t>
            </w:r>
          </w:p>
        </w:tc>
      </w:tr>
      <w:tr w:rsidR="00021B9B" w14:paraId="179B9174" w14:textId="77777777">
        <w:tc>
          <w:tcPr>
            <w:tcW w:w="900" w:type="dxa"/>
            <w:tcMar>
              <w:top w:w="80" w:type="dxa"/>
              <w:left w:w="100" w:type="dxa"/>
              <w:bottom w:w="80" w:type="dxa"/>
              <w:right w:w="100" w:type="dxa"/>
            </w:tcMar>
            <w:vAlign w:val="center"/>
          </w:tcPr>
          <w:p w14:paraId="7BDBFD81" w14:textId="2DE197E0"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6.</w:t>
            </w:r>
          </w:p>
        </w:tc>
        <w:tc>
          <w:tcPr>
            <w:tcW w:w="3000" w:type="dxa"/>
            <w:tcMar>
              <w:top w:w="80" w:type="dxa"/>
              <w:left w:w="100" w:type="dxa"/>
              <w:bottom w:w="80" w:type="dxa"/>
              <w:right w:w="100" w:type="dxa"/>
            </w:tcMar>
            <w:vAlign w:val="center"/>
          </w:tcPr>
          <w:p w14:paraId="41994496" w14:textId="44FF08C3" w:rsidR="00021B9B" w:rsidRPr="00047483" w:rsidRDefault="006761A0">
            <w:pPr>
              <w:rPr>
                <w:sz w:val="24"/>
                <w:szCs w:val="24"/>
              </w:rPr>
            </w:pPr>
            <w:r w:rsidRPr="00047483">
              <w:rPr>
                <w:color w:val="000000"/>
                <w:sz w:val="24"/>
                <w:szCs w:val="24"/>
              </w:rPr>
              <w:t xml:space="preserve"> </w:t>
            </w:r>
            <w:proofErr w:type="spellStart"/>
            <w:r w:rsidR="00213CA1" w:rsidRPr="00047483">
              <w:rPr>
                <w:color w:val="000000"/>
                <w:sz w:val="24"/>
                <w:szCs w:val="24"/>
              </w:rPr>
              <w:t>Enrollment</w:t>
            </w:r>
            <w:proofErr w:type="spellEnd"/>
          </w:p>
        </w:tc>
        <w:tc>
          <w:tcPr>
            <w:tcW w:w="5300" w:type="dxa"/>
            <w:tcMar>
              <w:top w:w="80" w:type="dxa"/>
              <w:left w:w="100" w:type="dxa"/>
              <w:bottom w:w="80" w:type="dxa"/>
              <w:right w:w="100" w:type="dxa"/>
            </w:tcMar>
            <w:vAlign w:val="center"/>
          </w:tcPr>
          <w:p w14:paraId="2FE8F8BF" w14:textId="592FE92D" w:rsidR="00021B9B" w:rsidRPr="00047483" w:rsidRDefault="006761A0">
            <w:pPr>
              <w:rPr>
                <w:sz w:val="24"/>
                <w:szCs w:val="24"/>
              </w:rPr>
            </w:pPr>
            <w:r w:rsidRPr="00047483">
              <w:rPr>
                <w:color w:val="000000"/>
                <w:sz w:val="24"/>
                <w:szCs w:val="24"/>
              </w:rPr>
              <w:t xml:space="preserve"> </w:t>
            </w:r>
            <w:r w:rsidR="00213CA1" w:rsidRPr="00047483">
              <w:rPr>
                <w:color w:val="000000"/>
                <w:sz w:val="24"/>
                <w:szCs w:val="24"/>
              </w:rPr>
              <w:t xml:space="preserve">Stores student </w:t>
            </w:r>
            <w:proofErr w:type="spellStart"/>
            <w:r w:rsidR="00213CA1" w:rsidRPr="00047483">
              <w:rPr>
                <w:color w:val="000000"/>
                <w:sz w:val="24"/>
                <w:szCs w:val="24"/>
              </w:rPr>
              <w:t>enrollment</w:t>
            </w:r>
            <w:proofErr w:type="spellEnd"/>
            <w:r w:rsidR="00213CA1" w:rsidRPr="00047483">
              <w:rPr>
                <w:color w:val="000000"/>
                <w:sz w:val="24"/>
                <w:szCs w:val="24"/>
              </w:rPr>
              <w:t xml:space="preserve"> details for courses.</w:t>
            </w:r>
          </w:p>
        </w:tc>
      </w:tr>
    </w:tbl>
    <w:p w14:paraId="4627CF5B" w14:textId="77777777" w:rsidR="00021B9B" w:rsidRDefault="00021B9B">
      <w:pPr>
        <w:spacing w:before="300"/>
      </w:pPr>
    </w:p>
    <w:p w14:paraId="4A5F5257" w14:textId="1900B6CE" w:rsidR="00021B9B" w:rsidRDefault="006761A0" w:rsidP="00515DBD">
      <w:pPr>
        <w:pStyle w:val="Heading2"/>
        <w:spacing w:before="280" w:after="160"/>
      </w:pPr>
      <w:bookmarkStart w:id="10" w:name="_Toc240137373"/>
      <w:r>
        <w:rPr>
          <w:b/>
          <w:bCs/>
          <w:color w:val="FF6600"/>
          <w:sz w:val="24"/>
          <w:szCs w:val="24"/>
        </w:rPr>
        <w:t>6.2 Entity Attributes</w:t>
      </w:r>
      <w:bookmarkEnd w:id="1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600"/>
        <w:gridCol w:w="1800"/>
        <w:gridCol w:w="1800"/>
      </w:tblGrid>
      <w:tr w:rsidR="00021B9B" w14:paraId="0A847A25" w14:textId="77777777">
        <w:trPr>
          <w:tblHeader/>
        </w:trPr>
        <w:tc>
          <w:tcPr>
            <w:tcW w:w="1800" w:type="dxa"/>
            <w:shd w:val="clear" w:color="auto" w:fill="FF6600"/>
            <w:tcMar>
              <w:top w:w="80" w:type="dxa"/>
              <w:left w:w="100" w:type="dxa"/>
              <w:bottom w:w="80" w:type="dxa"/>
              <w:right w:w="100" w:type="dxa"/>
            </w:tcMar>
            <w:vAlign w:val="center"/>
          </w:tcPr>
          <w:p w14:paraId="45E6BB28" w14:textId="77777777" w:rsidR="00021B9B" w:rsidRPr="00D63BFE" w:rsidRDefault="006761A0">
            <w:pPr>
              <w:jc w:val="center"/>
              <w:rPr>
                <w:sz w:val="24"/>
                <w:szCs w:val="24"/>
              </w:rPr>
            </w:pPr>
            <w:r w:rsidRPr="00D63BFE">
              <w:rPr>
                <w:b/>
                <w:bCs/>
                <w:color w:val="FFFFFF"/>
                <w:sz w:val="24"/>
                <w:szCs w:val="24"/>
              </w:rPr>
              <w:t>Entity</w:t>
            </w:r>
          </w:p>
        </w:tc>
        <w:tc>
          <w:tcPr>
            <w:tcW w:w="2200" w:type="dxa"/>
            <w:shd w:val="clear" w:color="auto" w:fill="FF6600"/>
            <w:tcMar>
              <w:top w:w="80" w:type="dxa"/>
              <w:left w:w="100" w:type="dxa"/>
              <w:bottom w:w="80" w:type="dxa"/>
              <w:right w:w="100" w:type="dxa"/>
            </w:tcMar>
            <w:vAlign w:val="center"/>
          </w:tcPr>
          <w:p w14:paraId="3FA6D6CE" w14:textId="77777777" w:rsidR="00021B9B" w:rsidRPr="00D63BFE" w:rsidRDefault="006761A0">
            <w:pPr>
              <w:jc w:val="center"/>
              <w:rPr>
                <w:sz w:val="24"/>
                <w:szCs w:val="24"/>
              </w:rPr>
            </w:pPr>
            <w:r w:rsidRPr="00D63BFE">
              <w:rPr>
                <w:b/>
                <w:bCs/>
                <w:color w:val="FFFFFF"/>
                <w:sz w:val="24"/>
                <w:szCs w:val="24"/>
              </w:rPr>
              <w:t>Attribute</w:t>
            </w:r>
          </w:p>
        </w:tc>
        <w:tc>
          <w:tcPr>
            <w:tcW w:w="1600" w:type="dxa"/>
            <w:shd w:val="clear" w:color="auto" w:fill="FF6600"/>
            <w:tcMar>
              <w:top w:w="80" w:type="dxa"/>
              <w:left w:w="100" w:type="dxa"/>
              <w:bottom w:w="80" w:type="dxa"/>
              <w:right w:w="100" w:type="dxa"/>
            </w:tcMar>
            <w:vAlign w:val="center"/>
          </w:tcPr>
          <w:p w14:paraId="7E8B7E8A" w14:textId="77777777" w:rsidR="00021B9B" w:rsidRPr="00D63BFE" w:rsidRDefault="006761A0">
            <w:pPr>
              <w:jc w:val="center"/>
              <w:rPr>
                <w:sz w:val="24"/>
                <w:szCs w:val="24"/>
              </w:rPr>
            </w:pPr>
            <w:r w:rsidRPr="00D63BFE">
              <w:rPr>
                <w:b/>
                <w:bCs/>
                <w:color w:val="FFFFFF"/>
                <w:sz w:val="24"/>
                <w:szCs w:val="24"/>
              </w:rPr>
              <w:t>Data Type</w:t>
            </w:r>
          </w:p>
        </w:tc>
        <w:tc>
          <w:tcPr>
            <w:tcW w:w="1800" w:type="dxa"/>
            <w:shd w:val="clear" w:color="auto" w:fill="FF6600"/>
            <w:tcMar>
              <w:top w:w="80" w:type="dxa"/>
              <w:left w:w="100" w:type="dxa"/>
              <w:bottom w:w="80" w:type="dxa"/>
              <w:right w:w="100" w:type="dxa"/>
            </w:tcMar>
            <w:vAlign w:val="center"/>
          </w:tcPr>
          <w:p w14:paraId="48826EF1" w14:textId="77777777" w:rsidR="00021B9B" w:rsidRPr="00D63BFE" w:rsidRDefault="006761A0">
            <w:pPr>
              <w:jc w:val="center"/>
              <w:rPr>
                <w:sz w:val="24"/>
                <w:szCs w:val="24"/>
              </w:rPr>
            </w:pPr>
            <w:r w:rsidRPr="00D63BFE">
              <w:rPr>
                <w:b/>
                <w:bCs/>
                <w:color w:val="FFFFFF"/>
                <w:sz w:val="24"/>
                <w:szCs w:val="24"/>
              </w:rPr>
              <w:t>Key (PK/FK/—)</w:t>
            </w:r>
          </w:p>
        </w:tc>
        <w:tc>
          <w:tcPr>
            <w:tcW w:w="1800" w:type="dxa"/>
            <w:shd w:val="clear" w:color="auto" w:fill="FF6600"/>
            <w:tcMar>
              <w:top w:w="80" w:type="dxa"/>
              <w:left w:w="100" w:type="dxa"/>
              <w:bottom w:w="80" w:type="dxa"/>
              <w:right w:w="100" w:type="dxa"/>
            </w:tcMar>
            <w:vAlign w:val="center"/>
          </w:tcPr>
          <w:p w14:paraId="4EE6E24D" w14:textId="77777777" w:rsidR="00021B9B" w:rsidRPr="00D63BFE" w:rsidRDefault="006761A0">
            <w:pPr>
              <w:jc w:val="center"/>
              <w:rPr>
                <w:sz w:val="24"/>
                <w:szCs w:val="24"/>
              </w:rPr>
            </w:pPr>
            <w:r w:rsidRPr="00D63BFE">
              <w:rPr>
                <w:b/>
                <w:bCs/>
                <w:color w:val="FFFFFF"/>
                <w:sz w:val="24"/>
                <w:szCs w:val="24"/>
              </w:rPr>
              <w:t>Attribute Type</w:t>
            </w:r>
          </w:p>
        </w:tc>
      </w:tr>
      <w:tr w:rsidR="00021B9B" w14:paraId="671389FD" w14:textId="77777777">
        <w:tc>
          <w:tcPr>
            <w:tcW w:w="1800" w:type="dxa"/>
            <w:tcMar>
              <w:top w:w="80" w:type="dxa"/>
              <w:left w:w="100" w:type="dxa"/>
              <w:bottom w:w="80" w:type="dxa"/>
              <w:right w:w="100" w:type="dxa"/>
            </w:tcMar>
            <w:vAlign w:val="center"/>
          </w:tcPr>
          <w:p w14:paraId="174E8C93" w14:textId="2ECE2039" w:rsidR="00021B9B" w:rsidRPr="00D63BFE" w:rsidRDefault="006761A0">
            <w:pPr>
              <w:rPr>
                <w:sz w:val="24"/>
                <w:szCs w:val="24"/>
              </w:rPr>
            </w:pPr>
            <w:r w:rsidRPr="00D63BFE">
              <w:rPr>
                <w:color w:val="000000"/>
                <w:sz w:val="24"/>
                <w:szCs w:val="24"/>
              </w:rPr>
              <w:t xml:space="preserve"> </w:t>
            </w:r>
            <w:r w:rsidR="00662E0B" w:rsidRPr="00D63BFE">
              <w:rPr>
                <w:color w:val="000000"/>
                <w:sz w:val="24"/>
                <w:szCs w:val="24"/>
              </w:rPr>
              <w:t>Student</w:t>
            </w:r>
          </w:p>
        </w:tc>
        <w:tc>
          <w:tcPr>
            <w:tcW w:w="2200" w:type="dxa"/>
            <w:tcMar>
              <w:top w:w="80" w:type="dxa"/>
              <w:left w:w="100" w:type="dxa"/>
              <w:bottom w:w="80" w:type="dxa"/>
              <w:right w:w="100" w:type="dxa"/>
            </w:tcMar>
            <w:vAlign w:val="center"/>
          </w:tcPr>
          <w:p w14:paraId="4F96225A" w14:textId="77777777" w:rsidR="00E93A11" w:rsidRPr="00D63BFE" w:rsidRDefault="006761A0">
            <w:pPr>
              <w:rPr>
                <w:sz w:val="24"/>
                <w:szCs w:val="24"/>
              </w:rPr>
            </w:pPr>
            <w:r w:rsidRPr="00D63BFE">
              <w:rPr>
                <w:color w:val="000000"/>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3A11" w:rsidRPr="00D63BFE" w14:paraId="11540835" w14:textId="77777777">
              <w:trPr>
                <w:tblCellSpacing w:w="15" w:type="dxa"/>
              </w:trPr>
              <w:tc>
                <w:tcPr>
                  <w:tcW w:w="0" w:type="auto"/>
                  <w:vAlign w:val="center"/>
                  <w:hideMark/>
                </w:tcPr>
                <w:p w14:paraId="4DB0C3CA" w14:textId="77777777" w:rsidR="00E93A11" w:rsidRPr="00D63BFE" w:rsidRDefault="00E93A11" w:rsidP="00E93A11">
                  <w:pPr>
                    <w:rPr>
                      <w:color w:val="000000"/>
                      <w:sz w:val="24"/>
                      <w:szCs w:val="24"/>
                    </w:rPr>
                  </w:pPr>
                </w:p>
              </w:tc>
            </w:tr>
          </w:tbl>
          <w:p w14:paraId="5FCB9B57" w14:textId="77777777" w:rsidR="00E93A11" w:rsidRPr="00D63BFE" w:rsidRDefault="00E93A11" w:rsidP="00E93A1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tblGrid>
            <w:tr w:rsidR="00E93A11" w:rsidRPr="00D63BFE" w14:paraId="79B3C360" w14:textId="77777777">
              <w:trPr>
                <w:tblCellSpacing w:w="15" w:type="dxa"/>
              </w:trPr>
              <w:tc>
                <w:tcPr>
                  <w:tcW w:w="0" w:type="auto"/>
                  <w:vAlign w:val="center"/>
                  <w:hideMark/>
                </w:tcPr>
                <w:p w14:paraId="21133A64" w14:textId="77777777" w:rsidR="00E93A11" w:rsidRPr="00D63BFE" w:rsidRDefault="00E93A11" w:rsidP="00E93A11">
                  <w:pPr>
                    <w:rPr>
                      <w:color w:val="000000"/>
                      <w:sz w:val="24"/>
                      <w:szCs w:val="24"/>
                    </w:rPr>
                  </w:pPr>
                  <w:r w:rsidRPr="00D63BFE">
                    <w:rPr>
                      <w:color w:val="000000"/>
                      <w:sz w:val="24"/>
                      <w:szCs w:val="24"/>
                    </w:rPr>
                    <w:t xml:space="preserve">Student_ID, </w:t>
                  </w:r>
                  <w:proofErr w:type="spellStart"/>
                  <w:r w:rsidRPr="00D63BFE">
                    <w:rPr>
                      <w:color w:val="000000"/>
                      <w:sz w:val="24"/>
                      <w:szCs w:val="24"/>
                    </w:rPr>
                    <w:t>Student_Name</w:t>
                  </w:r>
                  <w:proofErr w:type="spellEnd"/>
                  <w:r w:rsidRPr="00D63BFE">
                    <w:rPr>
                      <w:color w:val="000000"/>
                      <w:sz w:val="24"/>
                      <w:szCs w:val="24"/>
                    </w:rPr>
                    <w:t xml:space="preserve">, </w:t>
                  </w:r>
                  <w:proofErr w:type="spellStart"/>
                  <w:r w:rsidRPr="00D63BFE">
                    <w:rPr>
                      <w:color w:val="000000"/>
                      <w:sz w:val="24"/>
                      <w:szCs w:val="24"/>
                    </w:rPr>
                    <w:t>Date_of_Birth</w:t>
                  </w:r>
                  <w:proofErr w:type="spellEnd"/>
                  <w:r w:rsidRPr="00D63BFE">
                    <w:rPr>
                      <w:color w:val="000000"/>
                      <w:sz w:val="24"/>
                      <w:szCs w:val="24"/>
                    </w:rPr>
                    <w:t xml:space="preserve">, Gender, Email, Phone, Address, </w:t>
                  </w:r>
                  <w:proofErr w:type="spellStart"/>
                  <w:r w:rsidRPr="00D63BFE">
                    <w:rPr>
                      <w:color w:val="000000"/>
                      <w:sz w:val="24"/>
                      <w:szCs w:val="24"/>
                    </w:rPr>
                    <w:t>Course_ID</w:t>
                  </w:r>
                  <w:proofErr w:type="spellEnd"/>
                </w:p>
              </w:tc>
            </w:tr>
          </w:tbl>
          <w:p w14:paraId="3B73A08B" w14:textId="4514F209" w:rsidR="00021B9B" w:rsidRPr="00D63BFE" w:rsidRDefault="00021B9B">
            <w:pPr>
              <w:rPr>
                <w:sz w:val="24"/>
                <w:szCs w:val="24"/>
              </w:rPr>
            </w:pPr>
          </w:p>
        </w:tc>
        <w:tc>
          <w:tcPr>
            <w:tcW w:w="1600" w:type="dxa"/>
            <w:tcMar>
              <w:top w:w="80" w:type="dxa"/>
              <w:left w:w="100" w:type="dxa"/>
              <w:bottom w:w="80" w:type="dxa"/>
              <w:right w:w="100" w:type="dxa"/>
            </w:tcMar>
            <w:vAlign w:val="center"/>
          </w:tcPr>
          <w:p w14:paraId="5DE2D6BA" w14:textId="65210A33"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INT, VARCHAR, DATE, VARCHAR, VARCHAR, VARCHAR, VARCHAR, INT</w:t>
            </w:r>
          </w:p>
        </w:tc>
        <w:tc>
          <w:tcPr>
            <w:tcW w:w="1800" w:type="dxa"/>
            <w:tcMar>
              <w:top w:w="80" w:type="dxa"/>
              <w:left w:w="100" w:type="dxa"/>
              <w:bottom w:w="80" w:type="dxa"/>
              <w:right w:w="100" w:type="dxa"/>
            </w:tcMar>
            <w:vAlign w:val="center"/>
          </w:tcPr>
          <w:p w14:paraId="62547C6E" w14:textId="318D597E"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PK, -, -, -, -, -, -, FK</w:t>
            </w:r>
          </w:p>
        </w:tc>
        <w:tc>
          <w:tcPr>
            <w:tcW w:w="1800" w:type="dxa"/>
            <w:tcMar>
              <w:top w:w="80" w:type="dxa"/>
              <w:left w:w="100" w:type="dxa"/>
              <w:bottom w:w="80" w:type="dxa"/>
              <w:right w:w="100" w:type="dxa"/>
            </w:tcMar>
            <w:vAlign w:val="center"/>
          </w:tcPr>
          <w:p w14:paraId="5E366026" w14:textId="45D4AC3C"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Simple, Simple, Simple, Simple, Simple, Simple, Simple, Simple</w:t>
            </w:r>
          </w:p>
        </w:tc>
      </w:tr>
      <w:tr w:rsidR="00021B9B" w14:paraId="2B543A52" w14:textId="77777777">
        <w:tc>
          <w:tcPr>
            <w:tcW w:w="1800" w:type="dxa"/>
            <w:tcMar>
              <w:top w:w="80" w:type="dxa"/>
              <w:left w:w="100" w:type="dxa"/>
              <w:bottom w:w="80" w:type="dxa"/>
              <w:right w:w="100" w:type="dxa"/>
            </w:tcMar>
            <w:vAlign w:val="center"/>
          </w:tcPr>
          <w:p w14:paraId="73A1963C" w14:textId="47C0B407"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Faculty</w:t>
            </w:r>
          </w:p>
        </w:tc>
        <w:tc>
          <w:tcPr>
            <w:tcW w:w="2200" w:type="dxa"/>
            <w:tcMar>
              <w:top w:w="80" w:type="dxa"/>
              <w:left w:w="100" w:type="dxa"/>
              <w:bottom w:w="80" w:type="dxa"/>
              <w:right w:w="100" w:type="dxa"/>
            </w:tcMar>
            <w:vAlign w:val="center"/>
          </w:tcPr>
          <w:p w14:paraId="190D6825" w14:textId="26B8232D" w:rsidR="00021B9B" w:rsidRPr="00D63BFE" w:rsidRDefault="006761A0">
            <w:pPr>
              <w:rPr>
                <w:sz w:val="24"/>
                <w:szCs w:val="24"/>
              </w:rPr>
            </w:pPr>
            <w:r w:rsidRPr="00D63BFE">
              <w:rPr>
                <w:color w:val="000000"/>
                <w:sz w:val="24"/>
                <w:szCs w:val="24"/>
              </w:rPr>
              <w:t xml:space="preserve"> </w:t>
            </w:r>
            <w:proofErr w:type="spellStart"/>
            <w:r w:rsidR="00E93A11" w:rsidRPr="00D63BFE">
              <w:rPr>
                <w:color w:val="000000"/>
                <w:sz w:val="24"/>
                <w:szCs w:val="24"/>
              </w:rPr>
              <w:t>Faculty_ID</w:t>
            </w:r>
            <w:proofErr w:type="spellEnd"/>
            <w:r w:rsidR="00E93A11" w:rsidRPr="00D63BFE">
              <w:rPr>
                <w:color w:val="000000"/>
                <w:sz w:val="24"/>
                <w:szCs w:val="24"/>
              </w:rPr>
              <w:t xml:space="preserve">, </w:t>
            </w:r>
            <w:proofErr w:type="spellStart"/>
            <w:r w:rsidR="00E93A11" w:rsidRPr="00D63BFE">
              <w:rPr>
                <w:color w:val="000000"/>
                <w:sz w:val="24"/>
                <w:szCs w:val="24"/>
              </w:rPr>
              <w:t>Faculty_Name</w:t>
            </w:r>
            <w:proofErr w:type="spellEnd"/>
            <w:r w:rsidR="00E93A11" w:rsidRPr="00D63BFE">
              <w:rPr>
                <w:color w:val="000000"/>
                <w:sz w:val="24"/>
                <w:szCs w:val="24"/>
              </w:rPr>
              <w:t xml:space="preserve">, Email, Phone, Designation, </w:t>
            </w:r>
            <w:proofErr w:type="spellStart"/>
            <w:r w:rsidR="00E93A11" w:rsidRPr="00D63BFE">
              <w:rPr>
                <w:color w:val="000000"/>
                <w:sz w:val="24"/>
                <w:szCs w:val="24"/>
              </w:rPr>
              <w:t>Department_ID</w:t>
            </w:r>
            <w:proofErr w:type="spellEnd"/>
          </w:p>
        </w:tc>
        <w:tc>
          <w:tcPr>
            <w:tcW w:w="1600" w:type="dxa"/>
            <w:tcMar>
              <w:top w:w="80" w:type="dxa"/>
              <w:left w:w="100" w:type="dxa"/>
              <w:bottom w:w="80" w:type="dxa"/>
              <w:right w:w="100" w:type="dxa"/>
            </w:tcMar>
            <w:vAlign w:val="center"/>
          </w:tcPr>
          <w:p w14:paraId="32612018" w14:textId="7DA0B9A6"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INT, VARCHAR, VARCHAR, VARCHAR, VARCHAR, INT</w:t>
            </w:r>
          </w:p>
        </w:tc>
        <w:tc>
          <w:tcPr>
            <w:tcW w:w="1800" w:type="dxa"/>
            <w:tcMar>
              <w:top w:w="80" w:type="dxa"/>
              <w:left w:w="100" w:type="dxa"/>
              <w:bottom w:w="80" w:type="dxa"/>
              <w:right w:w="100" w:type="dxa"/>
            </w:tcMar>
            <w:vAlign w:val="center"/>
          </w:tcPr>
          <w:p w14:paraId="53190B97" w14:textId="6B6BBBB9"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PK, -, -, -, -, FK</w:t>
            </w:r>
          </w:p>
        </w:tc>
        <w:tc>
          <w:tcPr>
            <w:tcW w:w="1800" w:type="dxa"/>
            <w:tcMar>
              <w:top w:w="80" w:type="dxa"/>
              <w:left w:w="100" w:type="dxa"/>
              <w:bottom w:w="80" w:type="dxa"/>
              <w:right w:w="100" w:type="dxa"/>
            </w:tcMar>
            <w:vAlign w:val="center"/>
          </w:tcPr>
          <w:p w14:paraId="02DE75A7" w14:textId="1F7088AF"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Simple, Simple, Simple, Simple, Simple, Simple</w:t>
            </w:r>
          </w:p>
        </w:tc>
      </w:tr>
      <w:tr w:rsidR="00021B9B" w14:paraId="3651E371" w14:textId="77777777">
        <w:tc>
          <w:tcPr>
            <w:tcW w:w="1800" w:type="dxa"/>
            <w:tcMar>
              <w:top w:w="80" w:type="dxa"/>
              <w:left w:w="100" w:type="dxa"/>
              <w:bottom w:w="80" w:type="dxa"/>
              <w:right w:w="100" w:type="dxa"/>
            </w:tcMar>
            <w:vAlign w:val="center"/>
          </w:tcPr>
          <w:p w14:paraId="594E2D89" w14:textId="7669AF90"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Department</w:t>
            </w:r>
          </w:p>
        </w:tc>
        <w:tc>
          <w:tcPr>
            <w:tcW w:w="2200" w:type="dxa"/>
            <w:tcMar>
              <w:top w:w="80" w:type="dxa"/>
              <w:left w:w="100" w:type="dxa"/>
              <w:bottom w:w="80" w:type="dxa"/>
              <w:right w:w="100" w:type="dxa"/>
            </w:tcMar>
            <w:vAlign w:val="center"/>
          </w:tcPr>
          <w:p w14:paraId="2735D822" w14:textId="6002EA70" w:rsidR="00021B9B" w:rsidRPr="00D63BFE" w:rsidRDefault="006761A0">
            <w:pPr>
              <w:rPr>
                <w:sz w:val="24"/>
                <w:szCs w:val="24"/>
              </w:rPr>
            </w:pPr>
            <w:r w:rsidRPr="00D63BFE">
              <w:rPr>
                <w:color w:val="000000"/>
                <w:sz w:val="24"/>
                <w:szCs w:val="24"/>
              </w:rPr>
              <w:t xml:space="preserve"> </w:t>
            </w:r>
            <w:proofErr w:type="spellStart"/>
            <w:r w:rsidR="00E93A11" w:rsidRPr="00D63BFE">
              <w:rPr>
                <w:color w:val="000000"/>
                <w:sz w:val="24"/>
                <w:szCs w:val="24"/>
              </w:rPr>
              <w:t>Department_ID</w:t>
            </w:r>
            <w:proofErr w:type="spellEnd"/>
            <w:r w:rsidR="00E93A11" w:rsidRPr="00D63BFE">
              <w:rPr>
                <w:color w:val="000000"/>
                <w:sz w:val="24"/>
                <w:szCs w:val="24"/>
              </w:rPr>
              <w:t xml:space="preserve">, </w:t>
            </w:r>
            <w:proofErr w:type="spellStart"/>
            <w:r w:rsidR="00E93A11" w:rsidRPr="00D63BFE">
              <w:rPr>
                <w:color w:val="000000"/>
                <w:sz w:val="24"/>
                <w:szCs w:val="24"/>
              </w:rPr>
              <w:t>Department_Name</w:t>
            </w:r>
            <w:proofErr w:type="spellEnd"/>
            <w:r w:rsidR="00E93A11" w:rsidRPr="00D63BFE">
              <w:rPr>
                <w:color w:val="000000"/>
                <w:sz w:val="24"/>
                <w:szCs w:val="24"/>
              </w:rPr>
              <w:t xml:space="preserve">, </w:t>
            </w:r>
            <w:proofErr w:type="spellStart"/>
            <w:r w:rsidR="00E93A11" w:rsidRPr="00D63BFE">
              <w:rPr>
                <w:color w:val="000000"/>
                <w:sz w:val="24"/>
                <w:szCs w:val="24"/>
              </w:rPr>
              <w:t>HOD_Name</w:t>
            </w:r>
            <w:proofErr w:type="spellEnd"/>
            <w:r w:rsidR="00E93A11" w:rsidRPr="00D63BFE">
              <w:rPr>
                <w:color w:val="000000"/>
                <w:sz w:val="24"/>
                <w:szCs w:val="24"/>
              </w:rPr>
              <w:t xml:space="preserve">, </w:t>
            </w:r>
            <w:proofErr w:type="spellStart"/>
            <w:r w:rsidR="00E93A11" w:rsidRPr="00D63BFE">
              <w:rPr>
                <w:color w:val="000000"/>
                <w:sz w:val="24"/>
                <w:szCs w:val="24"/>
              </w:rPr>
              <w:t>Office_Location</w:t>
            </w:r>
            <w:proofErr w:type="spellEnd"/>
          </w:p>
        </w:tc>
        <w:tc>
          <w:tcPr>
            <w:tcW w:w="1600" w:type="dxa"/>
            <w:tcMar>
              <w:top w:w="80" w:type="dxa"/>
              <w:left w:w="100" w:type="dxa"/>
              <w:bottom w:w="80" w:type="dxa"/>
              <w:right w:w="100" w:type="dxa"/>
            </w:tcMar>
            <w:vAlign w:val="center"/>
          </w:tcPr>
          <w:p w14:paraId="57B15163" w14:textId="7C3F0E23"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INT, VARCHAR, VARCHAR, VARCHAR</w:t>
            </w:r>
          </w:p>
        </w:tc>
        <w:tc>
          <w:tcPr>
            <w:tcW w:w="1800" w:type="dxa"/>
            <w:tcMar>
              <w:top w:w="80" w:type="dxa"/>
              <w:left w:w="100" w:type="dxa"/>
              <w:bottom w:w="80" w:type="dxa"/>
              <w:right w:w="100" w:type="dxa"/>
            </w:tcMar>
            <w:vAlign w:val="center"/>
          </w:tcPr>
          <w:p w14:paraId="488C3647" w14:textId="5F5310A7"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PK, -, -, -</w:t>
            </w:r>
          </w:p>
        </w:tc>
        <w:tc>
          <w:tcPr>
            <w:tcW w:w="1800" w:type="dxa"/>
            <w:tcMar>
              <w:top w:w="80" w:type="dxa"/>
              <w:left w:w="100" w:type="dxa"/>
              <w:bottom w:w="80" w:type="dxa"/>
              <w:right w:w="100" w:type="dxa"/>
            </w:tcMar>
            <w:vAlign w:val="center"/>
          </w:tcPr>
          <w:p w14:paraId="460B3089" w14:textId="7B020AB3"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Simple, Simple, Simple, Simple</w:t>
            </w:r>
          </w:p>
        </w:tc>
      </w:tr>
      <w:tr w:rsidR="00021B9B" w14:paraId="1AC7F530" w14:textId="77777777">
        <w:tc>
          <w:tcPr>
            <w:tcW w:w="1800" w:type="dxa"/>
            <w:tcMar>
              <w:top w:w="80" w:type="dxa"/>
              <w:left w:w="100" w:type="dxa"/>
              <w:bottom w:w="80" w:type="dxa"/>
              <w:right w:w="100" w:type="dxa"/>
            </w:tcMar>
            <w:vAlign w:val="center"/>
          </w:tcPr>
          <w:p w14:paraId="5C113069" w14:textId="77777777" w:rsidR="00E93A11" w:rsidRPr="00D63BFE" w:rsidRDefault="006761A0">
            <w:pPr>
              <w:rPr>
                <w:sz w:val="24"/>
                <w:szCs w:val="24"/>
              </w:rPr>
            </w:pPr>
            <w:r w:rsidRPr="00D63BFE">
              <w:rPr>
                <w:color w:val="000000"/>
                <w:sz w:val="24"/>
                <w:szCs w:val="24"/>
              </w:rPr>
              <w:lastRenderedPageBreak/>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E93A11" w:rsidRPr="00D63BFE" w14:paraId="7E1CD525" w14:textId="77777777">
              <w:trPr>
                <w:tblCellSpacing w:w="15" w:type="dxa"/>
              </w:trPr>
              <w:tc>
                <w:tcPr>
                  <w:tcW w:w="0" w:type="auto"/>
                  <w:vAlign w:val="center"/>
                  <w:hideMark/>
                </w:tcPr>
                <w:p w14:paraId="1A7B0FE0" w14:textId="77777777" w:rsidR="00E93A11" w:rsidRPr="00D63BFE" w:rsidRDefault="00E93A11" w:rsidP="00E93A11">
                  <w:pPr>
                    <w:rPr>
                      <w:color w:val="000000"/>
                      <w:sz w:val="24"/>
                      <w:szCs w:val="24"/>
                    </w:rPr>
                  </w:pPr>
                  <w:r w:rsidRPr="00D63BFE">
                    <w:rPr>
                      <w:color w:val="000000"/>
                      <w:sz w:val="24"/>
                      <w:szCs w:val="24"/>
                    </w:rPr>
                    <w:t>Course</w:t>
                  </w:r>
                </w:p>
              </w:tc>
            </w:tr>
          </w:tbl>
          <w:p w14:paraId="3329E54D" w14:textId="77777777" w:rsidR="00E93A11" w:rsidRPr="00D63BFE" w:rsidRDefault="00E93A11" w:rsidP="00E93A1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3A11" w:rsidRPr="00D63BFE" w14:paraId="069E8204" w14:textId="77777777">
              <w:trPr>
                <w:tblCellSpacing w:w="15" w:type="dxa"/>
              </w:trPr>
              <w:tc>
                <w:tcPr>
                  <w:tcW w:w="0" w:type="auto"/>
                  <w:vAlign w:val="center"/>
                  <w:hideMark/>
                </w:tcPr>
                <w:p w14:paraId="694E945C" w14:textId="77777777" w:rsidR="00E93A11" w:rsidRPr="00D63BFE" w:rsidRDefault="00E93A11" w:rsidP="00E93A11">
                  <w:pPr>
                    <w:rPr>
                      <w:color w:val="000000"/>
                      <w:sz w:val="24"/>
                      <w:szCs w:val="24"/>
                    </w:rPr>
                  </w:pPr>
                </w:p>
              </w:tc>
            </w:tr>
          </w:tbl>
          <w:p w14:paraId="7E8F4090" w14:textId="7EB0B4B3" w:rsidR="00021B9B" w:rsidRPr="00D63BFE" w:rsidRDefault="00021B9B">
            <w:pPr>
              <w:rPr>
                <w:sz w:val="24"/>
                <w:szCs w:val="24"/>
              </w:rPr>
            </w:pPr>
          </w:p>
        </w:tc>
        <w:tc>
          <w:tcPr>
            <w:tcW w:w="2200" w:type="dxa"/>
            <w:tcMar>
              <w:top w:w="80" w:type="dxa"/>
              <w:left w:w="100" w:type="dxa"/>
              <w:bottom w:w="80" w:type="dxa"/>
              <w:right w:w="100" w:type="dxa"/>
            </w:tcMar>
            <w:vAlign w:val="center"/>
          </w:tcPr>
          <w:p w14:paraId="58ACBE56" w14:textId="07DFFAB3" w:rsidR="00021B9B" w:rsidRPr="00D63BFE" w:rsidRDefault="006761A0">
            <w:pPr>
              <w:rPr>
                <w:sz w:val="24"/>
                <w:szCs w:val="24"/>
              </w:rPr>
            </w:pPr>
            <w:r w:rsidRPr="00D63BFE">
              <w:rPr>
                <w:color w:val="000000"/>
                <w:sz w:val="24"/>
                <w:szCs w:val="24"/>
              </w:rPr>
              <w:t xml:space="preserve"> </w:t>
            </w:r>
            <w:proofErr w:type="spellStart"/>
            <w:r w:rsidR="00E93A11" w:rsidRPr="00D63BFE">
              <w:rPr>
                <w:color w:val="000000"/>
                <w:sz w:val="24"/>
                <w:szCs w:val="24"/>
              </w:rPr>
              <w:t>Course_ID</w:t>
            </w:r>
            <w:proofErr w:type="spellEnd"/>
            <w:r w:rsidR="00E93A11" w:rsidRPr="00D63BFE">
              <w:rPr>
                <w:color w:val="000000"/>
                <w:sz w:val="24"/>
                <w:szCs w:val="24"/>
              </w:rPr>
              <w:t xml:space="preserve">, </w:t>
            </w:r>
            <w:proofErr w:type="spellStart"/>
            <w:r w:rsidR="00E93A11" w:rsidRPr="00D63BFE">
              <w:rPr>
                <w:color w:val="000000"/>
                <w:sz w:val="24"/>
                <w:szCs w:val="24"/>
              </w:rPr>
              <w:t>Course_Name</w:t>
            </w:r>
            <w:proofErr w:type="spellEnd"/>
            <w:r w:rsidR="00E93A11" w:rsidRPr="00D63BFE">
              <w:rPr>
                <w:color w:val="000000"/>
                <w:sz w:val="24"/>
                <w:szCs w:val="24"/>
              </w:rPr>
              <w:t xml:space="preserve">, Duration, </w:t>
            </w:r>
            <w:proofErr w:type="spellStart"/>
            <w:r w:rsidR="00E93A11" w:rsidRPr="00D63BFE">
              <w:rPr>
                <w:color w:val="000000"/>
                <w:sz w:val="24"/>
                <w:szCs w:val="24"/>
              </w:rPr>
              <w:t>Department_ID</w:t>
            </w:r>
            <w:proofErr w:type="spellEnd"/>
          </w:p>
        </w:tc>
        <w:tc>
          <w:tcPr>
            <w:tcW w:w="1600" w:type="dxa"/>
            <w:tcMar>
              <w:top w:w="80" w:type="dxa"/>
              <w:left w:w="100" w:type="dxa"/>
              <w:bottom w:w="80" w:type="dxa"/>
              <w:right w:w="100" w:type="dxa"/>
            </w:tcMar>
            <w:vAlign w:val="center"/>
          </w:tcPr>
          <w:p w14:paraId="760EC3FA" w14:textId="0AD238E0"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INT, VARCHAR, INT, INT</w:t>
            </w:r>
          </w:p>
        </w:tc>
        <w:tc>
          <w:tcPr>
            <w:tcW w:w="1800" w:type="dxa"/>
            <w:tcMar>
              <w:top w:w="80" w:type="dxa"/>
              <w:left w:w="100" w:type="dxa"/>
              <w:bottom w:w="80" w:type="dxa"/>
              <w:right w:w="100" w:type="dxa"/>
            </w:tcMar>
            <w:vAlign w:val="center"/>
          </w:tcPr>
          <w:p w14:paraId="2F814CC0" w14:textId="7D61B222"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PK, -, -, FK</w:t>
            </w:r>
          </w:p>
        </w:tc>
        <w:tc>
          <w:tcPr>
            <w:tcW w:w="1800" w:type="dxa"/>
            <w:tcMar>
              <w:top w:w="80" w:type="dxa"/>
              <w:left w:w="100" w:type="dxa"/>
              <w:bottom w:w="80" w:type="dxa"/>
              <w:right w:w="100" w:type="dxa"/>
            </w:tcMar>
            <w:vAlign w:val="center"/>
          </w:tcPr>
          <w:p w14:paraId="0E6A3034" w14:textId="0B4CDCE9"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Simple, Simple, Simple, Simple</w:t>
            </w:r>
          </w:p>
        </w:tc>
      </w:tr>
      <w:tr w:rsidR="00021B9B" w14:paraId="3A3BFD7B" w14:textId="77777777">
        <w:tc>
          <w:tcPr>
            <w:tcW w:w="18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E93A11" w:rsidRPr="00D63BFE" w14:paraId="5D46CF1C" w14:textId="77777777">
              <w:trPr>
                <w:tblCellSpacing w:w="15" w:type="dxa"/>
              </w:trPr>
              <w:tc>
                <w:tcPr>
                  <w:tcW w:w="0" w:type="auto"/>
                  <w:vAlign w:val="center"/>
                  <w:hideMark/>
                </w:tcPr>
                <w:p w14:paraId="32FADEEC" w14:textId="77777777" w:rsidR="00E93A11" w:rsidRPr="00D63BFE" w:rsidRDefault="00E93A11" w:rsidP="00E93A11">
                  <w:pPr>
                    <w:rPr>
                      <w:color w:val="000000"/>
                      <w:sz w:val="24"/>
                      <w:szCs w:val="24"/>
                    </w:rPr>
                  </w:pPr>
                  <w:r w:rsidRPr="00D63BFE">
                    <w:rPr>
                      <w:color w:val="000000"/>
                      <w:sz w:val="24"/>
                      <w:szCs w:val="24"/>
                    </w:rPr>
                    <w:t>Subject</w:t>
                  </w:r>
                </w:p>
              </w:tc>
            </w:tr>
          </w:tbl>
          <w:p w14:paraId="00845B0A" w14:textId="77777777" w:rsidR="00E93A11" w:rsidRPr="00D63BFE" w:rsidRDefault="00E93A11" w:rsidP="00E93A1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3A11" w:rsidRPr="00D63BFE" w14:paraId="0D4AF058" w14:textId="77777777">
              <w:trPr>
                <w:tblCellSpacing w:w="15" w:type="dxa"/>
              </w:trPr>
              <w:tc>
                <w:tcPr>
                  <w:tcW w:w="0" w:type="auto"/>
                  <w:vAlign w:val="center"/>
                  <w:hideMark/>
                </w:tcPr>
                <w:p w14:paraId="70A53764" w14:textId="77777777" w:rsidR="00E93A11" w:rsidRPr="00D63BFE" w:rsidRDefault="00E93A11" w:rsidP="00E93A11">
                  <w:pPr>
                    <w:rPr>
                      <w:color w:val="000000"/>
                      <w:sz w:val="24"/>
                      <w:szCs w:val="24"/>
                    </w:rPr>
                  </w:pPr>
                </w:p>
              </w:tc>
            </w:tr>
          </w:tbl>
          <w:p w14:paraId="0415F20E" w14:textId="77777777" w:rsidR="00021B9B" w:rsidRPr="00D63BFE" w:rsidRDefault="006761A0">
            <w:pPr>
              <w:rPr>
                <w:sz w:val="24"/>
                <w:szCs w:val="24"/>
              </w:rPr>
            </w:pPr>
            <w:r w:rsidRPr="00D63BFE">
              <w:rPr>
                <w:color w:val="000000"/>
                <w:sz w:val="24"/>
                <w:szCs w:val="24"/>
              </w:rPr>
              <w:t xml:space="preserve"> </w:t>
            </w:r>
          </w:p>
        </w:tc>
        <w:tc>
          <w:tcPr>
            <w:tcW w:w="2200" w:type="dxa"/>
            <w:tcMar>
              <w:top w:w="80" w:type="dxa"/>
              <w:left w:w="100" w:type="dxa"/>
              <w:bottom w:w="80" w:type="dxa"/>
              <w:right w:w="100" w:type="dxa"/>
            </w:tcMar>
            <w:vAlign w:val="center"/>
          </w:tcPr>
          <w:p w14:paraId="4ACE745D" w14:textId="77777777" w:rsidR="00E93A11" w:rsidRPr="00D63BFE" w:rsidRDefault="006761A0">
            <w:pPr>
              <w:rPr>
                <w:sz w:val="24"/>
                <w:szCs w:val="24"/>
              </w:rPr>
            </w:pPr>
            <w:r w:rsidRPr="00D63BFE">
              <w:rPr>
                <w:color w:val="000000"/>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3A11" w:rsidRPr="00D63BFE" w14:paraId="22C6158A" w14:textId="77777777">
              <w:trPr>
                <w:tblCellSpacing w:w="15" w:type="dxa"/>
              </w:trPr>
              <w:tc>
                <w:tcPr>
                  <w:tcW w:w="0" w:type="auto"/>
                  <w:vAlign w:val="center"/>
                  <w:hideMark/>
                </w:tcPr>
                <w:p w14:paraId="6D52F677" w14:textId="77777777" w:rsidR="00E93A11" w:rsidRPr="00D63BFE" w:rsidRDefault="00E93A11" w:rsidP="00E93A11">
                  <w:pPr>
                    <w:rPr>
                      <w:color w:val="000000"/>
                      <w:sz w:val="24"/>
                      <w:szCs w:val="24"/>
                    </w:rPr>
                  </w:pPr>
                </w:p>
              </w:tc>
            </w:tr>
          </w:tbl>
          <w:p w14:paraId="24350E99" w14:textId="77777777" w:rsidR="00E93A11" w:rsidRPr="00D63BFE" w:rsidRDefault="00E93A11" w:rsidP="00E93A1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tblGrid>
            <w:tr w:rsidR="00E93A11" w:rsidRPr="00D63BFE" w14:paraId="50C6F3DD" w14:textId="77777777">
              <w:trPr>
                <w:tblCellSpacing w:w="15" w:type="dxa"/>
              </w:trPr>
              <w:tc>
                <w:tcPr>
                  <w:tcW w:w="0" w:type="auto"/>
                  <w:vAlign w:val="center"/>
                  <w:hideMark/>
                </w:tcPr>
                <w:p w14:paraId="227DD7A7" w14:textId="77777777" w:rsidR="00E93A11" w:rsidRPr="00D63BFE" w:rsidRDefault="00E93A11" w:rsidP="00E93A11">
                  <w:pPr>
                    <w:rPr>
                      <w:color w:val="000000"/>
                      <w:sz w:val="24"/>
                      <w:szCs w:val="24"/>
                    </w:rPr>
                  </w:pPr>
                  <w:proofErr w:type="spellStart"/>
                  <w:r w:rsidRPr="00D63BFE">
                    <w:rPr>
                      <w:color w:val="000000"/>
                      <w:sz w:val="24"/>
                      <w:szCs w:val="24"/>
                    </w:rPr>
                    <w:t>Subject_ID</w:t>
                  </w:r>
                  <w:proofErr w:type="spellEnd"/>
                  <w:r w:rsidRPr="00D63BFE">
                    <w:rPr>
                      <w:color w:val="000000"/>
                      <w:sz w:val="24"/>
                      <w:szCs w:val="24"/>
                    </w:rPr>
                    <w:t xml:space="preserve">, </w:t>
                  </w:r>
                  <w:proofErr w:type="spellStart"/>
                  <w:r w:rsidRPr="00D63BFE">
                    <w:rPr>
                      <w:color w:val="000000"/>
                      <w:sz w:val="24"/>
                      <w:szCs w:val="24"/>
                    </w:rPr>
                    <w:t>Subject_Name</w:t>
                  </w:r>
                  <w:proofErr w:type="spellEnd"/>
                  <w:r w:rsidRPr="00D63BFE">
                    <w:rPr>
                      <w:color w:val="000000"/>
                      <w:sz w:val="24"/>
                      <w:szCs w:val="24"/>
                    </w:rPr>
                    <w:t xml:space="preserve">, Credits, Semester, </w:t>
                  </w:r>
                  <w:proofErr w:type="spellStart"/>
                  <w:r w:rsidRPr="00D63BFE">
                    <w:rPr>
                      <w:color w:val="000000"/>
                      <w:sz w:val="24"/>
                      <w:szCs w:val="24"/>
                    </w:rPr>
                    <w:t>Course_ID</w:t>
                  </w:r>
                  <w:proofErr w:type="spellEnd"/>
                  <w:r w:rsidRPr="00D63BFE">
                    <w:rPr>
                      <w:color w:val="000000"/>
                      <w:sz w:val="24"/>
                      <w:szCs w:val="24"/>
                    </w:rPr>
                    <w:t xml:space="preserve">, </w:t>
                  </w:r>
                  <w:proofErr w:type="spellStart"/>
                  <w:r w:rsidRPr="00D63BFE">
                    <w:rPr>
                      <w:color w:val="000000"/>
                      <w:sz w:val="24"/>
                      <w:szCs w:val="24"/>
                    </w:rPr>
                    <w:t>Faculty_ID</w:t>
                  </w:r>
                  <w:proofErr w:type="spellEnd"/>
                </w:p>
              </w:tc>
            </w:tr>
          </w:tbl>
          <w:p w14:paraId="26D45EA3" w14:textId="46A53426" w:rsidR="00E93A11" w:rsidRPr="00D63BFE" w:rsidRDefault="00E93A11">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3A11" w:rsidRPr="00D63BFE" w14:paraId="639319F2" w14:textId="77777777">
              <w:trPr>
                <w:tblCellSpacing w:w="15" w:type="dxa"/>
              </w:trPr>
              <w:tc>
                <w:tcPr>
                  <w:tcW w:w="0" w:type="auto"/>
                  <w:vAlign w:val="center"/>
                  <w:hideMark/>
                </w:tcPr>
                <w:p w14:paraId="3C3F4DA9" w14:textId="77777777" w:rsidR="00E93A11" w:rsidRPr="00D63BFE" w:rsidRDefault="00E93A11" w:rsidP="00E93A11">
                  <w:pPr>
                    <w:rPr>
                      <w:color w:val="000000"/>
                      <w:sz w:val="24"/>
                      <w:szCs w:val="24"/>
                    </w:rPr>
                  </w:pPr>
                </w:p>
              </w:tc>
            </w:tr>
          </w:tbl>
          <w:p w14:paraId="1D5732AE" w14:textId="77777777" w:rsidR="00E93A11" w:rsidRPr="00D63BFE" w:rsidRDefault="00E93A11" w:rsidP="00E93A1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3A11" w:rsidRPr="00D63BFE" w14:paraId="747C7984" w14:textId="77777777">
              <w:trPr>
                <w:tblCellSpacing w:w="15" w:type="dxa"/>
              </w:trPr>
              <w:tc>
                <w:tcPr>
                  <w:tcW w:w="0" w:type="auto"/>
                  <w:vAlign w:val="center"/>
                  <w:hideMark/>
                </w:tcPr>
                <w:p w14:paraId="354007EA" w14:textId="07AD1958" w:rsidR="00E93A11" w:rsidRPr="00D63BFE" w:rsidRDefault="00E93A11" w:rsidP="00E93A11">
                  <w:pPr>
                    <w:rPr>
                      <w:color w:val="000000"/>
                      <w:sz w:val="24"/>
                      <w:szCs w:val="24"/>
                    </w:rPr>
                  </w:pPr>
                </w:p>
              </w:tc>
            </w:tr>
          </w:tbl>
          <w:p w14:paraId="58F3BEBA" w14:textId="4A1871D9" w:rsidR="00021B9B" w:rsidRPr="00D63BFE" w:rsidRDefault="00021B9B">
            <w:pPr>
              <w:rPr>
                <w:sz w:val="24"/>
                <w:szCs w:val="24"/>
              </w:rPr>
            </w:pPr>
          </w:p>
        </w:tc>
        <w:tc>
          <w:tcPr>
            <w:tcW w:w="1600" w:type="dxa"/>
            <w:tcMar>
              <w:top w:w="80" w:type="dxa"/>
              <w:left w:w="100" w:type="dxa"/>
              <w:bottom w:w="80" w:type="dxa"/>
              <w:right w:w="100" w:type="dxa"/>
            </w:tcMar>
            <w:vAlign w:val="center"/>
          </w:tcPr>
          <w:p w14:paraId="19E8D5E4" w14:textId="7906EEF3"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INT, VARCHAR, INT, INT, INT, INT</w:t>
            </w:r>
          </w:p>
        </w:tc>
        <w:tc>
          <w:tcPr>
            <w:tcW w:w="1800" w:type="dxa"/>
            <w:tcMar>
              <w:top w:w="80" w:type="dxa"/>
              <w:left w:w="100" w:type="dxa"/>
              <w:bottom w:w="80" w:type="dxa"/>
              <w:right w:w="100" w:type="dxa"/>
            </w:tcMar>
            <w:vAlign w:val="center"/>
          </w:tcPr>
          <w:p w14:paraId="14624A06" w14:textId="7355E35B"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PK, -, -, -, FK, FK</w:t>
            </w:r>
          </w:p>
        </w:tc>
        <w:tc>
          <w:tcPr>
            <w:tcW w:w="1800" w:type="dxa"/>
            <w:tcMar>
              <w:top w:w="80" w:type="dxa"/>
              <w:left w:w="100" w:type="dxa"/>
              <w:bottom w:w="80" w:type="dxa"/>
              <w:right w:w="100" w:type="dxa"/>
            </w:tcMar>
            <w:vAlign w:val="center"/>
          </w:tcPr>
          <w:p w14:paraId="19BE7284" w14:textId="7A19A480"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Simple, Simple, Simple, Simple, Simple, Simple</w:t>
            </w:r>
          </w:p>
        </w:tc>
      </w:tr>
      <w:tr w:rsidR="00021B9B" w14:paraId="3540C192" w14:textId="77777777">
        <w:tc>
          <w:tcPr>
            <w:tcW w:w="1800" w:type="dxa"/>
            <w:tcMar>
              <w:top w:w="80" w:type="dxa"/>
              <w:left w:w="100" w:type="dxa"/>
              <w:bottom w:w="80" w:type="dxa"/>
              <w:right w:w="100" w:type="dxa"/>
            </w:tcMar>
            <w:vAlign w:val="center"/>
          </w:tcPr>
          <w:p w14:paraId="2A78351F" w14:textId="6DEB5F9A" w:rsidR="00021B9B" w:rsidRPr="00D63BFE" w:rsidRDefault="00E93A11">
            <w:pPr>
              <w:rPr>
                <w:sz w:val="24"/>
                <w:szCs w:val="24"/>
              </w:rPr>
            </w:pPr>
            <w:proofErr w:type="spellStart"/>
            <w:r w:rsidRPr="00D63BFE">
              <w:rPr>
                <w:color w:val="000000"/>
                <w:sz w:val="24"/>
                <w:szCs w:val="24"/>
              </w:rPr>
              <w:t>Enrollment</w:t>
            </w:r>
            <w:proofErr w:type="spellEnd"/>
            <w:r w:rsidRPr="00D63BFE">
              <w:rPr>
                <w:color w:val="000000"/>
                <w:sz w:val="24"/>
                <w:szCs w:val="24"/>
              </w:rPr>
              <w:t xml:space="preserve"> </w:t>
            </w:r>
          </w:p>
        </w:tc>
        <w:tc>
          <w:tcPr>
            <w:tcW w:w="2200" w:type="dxa"/>
            <w:tcMar>
              <w:top w:w="80" w:type="dxa"/>
              <w:left w:w="100" w:type="dxa"/>
              <w:bottom w:w="80" w:type="dxa"/>
              <w:right w:w="100" w:type="dxa"/>
            </w:tcMar>
            <w:vAlign w:val="center"/>
          </w:tcPr>
          <w:p w14:paraId="609AAD24" w14:textId="1F065577" w:rsidR="00021B9B" w:rsidRPr="00D63BFE" w:rsidRDefault="006761A0">
            <w:pPr>
              <w:rPr>
                <w:sz w:val="24"/>
                <w:szCs w:val="24"/>
              </w:rPr>
            </w:pPr>
            <w:r w:rsidRPr="00D63BFE">
              <w:rPr>
                <w:color w:val="000000"/>
                <w:sz w:val="24"/>
                <w:szCs w:val="24"/>
              </w:rPr>
              <w:t xml:space="preserve"> </w:t>
            </w:r>
            <w:proofErr w:type="spellStart"/>
            <w:r w:rsidR="00E93A11" w:rsidRPr="00D63BFE">
              <w:rPr>
                <w:color w:val="000000"/>
                <w:sz w:val="24"/>
                <w:szCs w:val="24"/>
              </w:rPr>
              <w:t>Enrollment_ID</w:t>
            </w:r>
            <w:proofErr w:type="spellEnd"/>
            <w:r w:rsidR="00E93A11" w:rsidRPr="00D63BFE">
              <w:rPr>
                <w:color w:val="000000"/>
                <w:sz w:val="24"/>
                <w:szCs w:val="24"/>
              </w:rPr>
              <w:t xml:space="preserve">, Student_ID, </w:t>
            </w:r>
            <w:proofErr w:type="spellStart"/>
            <w:r w:rsidR="00E93A11" w:rsidRPr="00D63BFE">
              <w:rPr>
                <w:color w:val="000000"/>
                <w:sz w:val="24"/>
                <w:szCs w:val="24"/>
              </w:rPr>
              <w:t>Course_ID</w:t>
            </w:r>
            <w:proofErr w:type="spellEnd"/>
            <w:r w:rsidR="00E93A11" w:rsidRPr="00D63BFE">
              <w:rPr>
                <w:color w:val="000000"/>
                <w:sz w:val="24"/>
                <w:szCs w:val="24"/>
              </w:rPr>
              <w:t xml:space="preserve">, </w:t>
            </w:r>
            <w:proofErr w:type="spellStart"/>
            <w:r w:rsidR="00E93A11" w:rsidRPr="00D63BFE">
              <w:rPr>
                <w:color w:val="000000"/>
                <w:sz w:val="24"/>
                <w:szCs w:val="24"/>
              </w:rPr>
              <w:t>Enrollment_Date</w:t>
            </w:r>
            <w:proofErr w:type="spellEnd"/>
          </w:p>
        </w:tc>
        <w:tc>
          <w:tcPr>
            <w:tcW w:w="1600" w:type="dxa"/>
            <w:tcMar>
              <w:top w:w="80" w:type="dxa"/>
              <w:left w:w="100" w:type="dxa"/>
              <w:bottom w:w="80" w:type="dxa"/>
              <w:right w:w="100" w:type="dxa"/>
            </w:tcMar>
            <w:vAlign w:val="center"/>
          </w:tcPr>
          <w:p w14:paraId="28F137D7" w14:textId="34E710B2"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INT, INT, INT, DATE</w:t>
            </w:r>
          </w:p>
        </w:tc>
        <w:tc>
          <w:tcPr>
            <w:tcW w:w="1800" w:type="dxa"/>
            <w:tcMar>
              <w:top w:w="80" w:type="dxa"/>
              <w:left w:w="100" w:type="dxa"/>
              <w:bottom w:w="80" w:type="dxa"/>
              <w:right w:w="100" w:type="dxa"/>
            </w:tcMar>
            <w:vAlign w:val="center"/>
          </w:tcPr>
          <w:p w14:paraId="48F7ECF3" w14:textId="490C794C"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PK, FK, FK, -</w:t>
            </w:r>
          </w:p>
        </w:tc>
        <w:tc>
          <w:tcPr>
            <w:tcW w:w="1800" w:type="dxa"/>
            <w:tcMar>
              <w:top w:w="80" w:type="dxa"/>
              <w:left w:w="100" w:type="dxa"/>
              <w:bottom w:w="80" w:type="dxa"/>
              <w:right w:w="100" w:type="dxa"/>
            </w:tcMar>
            <w:vAlign w:val="center"/>
          </w:tcPr>
          <w:p w14:paraId="6A4A08CE" w14:textId="20F388EA"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Simple, Simple, Simple, Simple</w:t>
            </w:r>
          </w:p>
        </w:tc>
      </w:tr>
      <w:tr w:rsidR="00021B9B" w14:paraId="4825CCF2" w14:textId="77777777">
        <w:tc>
          <w:tcPr>
            <w:tcW w:w="1800" w:type="dxa"/>
            <w:tcMar>
              <w:top w:w="80" w:type="dxa"/>
              <w:left w:w="100" w:type="dxa"/>
              <w:bottom w:w="80" w:type="dxa"/>
              <w:right w:w="100" w:type="dxa"/>
            </w:tcMar>
            <w:vAlign w:val="center"/>
          </w:tcPr>
          <w:p w14:paraId="104EC5C0" w14:textId="4658BAD5" w:rsidR="00021B9B" w:rsidRPr="00D63BFE" w:rsidRDefault="006761A0">
            <w:pPr>
              <w:rPr>
                <w:sz w:val="24"/>
                <w:szCs w:val="24"/>
              </w:rPr>
            </w:pPr>
            <w:r w:rsidRPr="00D63BFE">
              <w:rPr>
                <w:color w:val="000000"/>
                <w:sz w:val="24"/>
                <w:szCs w:val="24"/>
              </w:rPr>
              <w:t xml:space="preserve"> </w:t>
            </w:r>
            <w:r w:rsidR="00E93A11" w:rsidRPr="00D63BFE">
              <w:rPr>
                <w:color w:val="000000"/>
                <w:sz w:val="24"/>
                <w:szCs w:val="24"/>
              </w:rPr>
              <w:t>Examination</w:t>
            </w:r>
          </w:p>
        </w:tc>
        <w:tc>
          <w:tcPr>
            <w:tcW w:w="2200" w:type="dxa"/>
            <w:tcMar>
              <w:top w:w="80" w:type="dxa"/>
              <w:left w:w="100" w:type="dxa"/>
              <w:bottom w:w="80" w:type="dxa"/>
              <w:right w:w="100" w:type="dxa"/>
            </w:tcMar>
            <w:vAlign w:val="center"/>
          </w:tcPr>
          <w:p w14:paraId="506A2742" w14:textId="77777777" w:rsidR="00835670" w:rsidRPr="00D63BFE" w:rsidRDefault="006761A0">
            <w:pPr>
              <w:rPr>
                <w:sz w:val="24"/>
                <w:szCs w:val="24"/>
              </w:rPr>
            </w:pPr>
            <w:r w:rsidRPr="00D63BFE">
              <w:rPr>
                <w:color w:val="000000"/>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670" w:rsidRPr="00D63BFE" w14:paraId="70638BC8" w14:textId="77777777">
              <w:trPr>
                <w:tblCellSpacing w:w="15" w:type="dxa"/>
              </w:trPr>
              <w:tc>
                <w:tcPr>
                  <w:tcW w:w="0" w:type="auto"/>
                  <w:vAlign w:val="center"/>
                  <w:hideMark/>
                </w:tcPr>
                <w:p w14:paraId="1370FB40" w14:textId="77777777" w:rsidR="00835670" w:rsidRPr="00D63BFE" w:rsidRDefault="00835670" w:rsidP="00835670">
                  <w:pPr>
                    <w:rPr>
                      <w:color w:val="000000"/>
                      <w:sz w:val="24"/>
                      <w:szCs w:val="24"/>
                    </w:rPr>
                  </w:pPr>
                </w:p>
              </w:tc>
            </w:tr>
          </w:tbl>
          <w:p w14:paraId="35F66713" w14:textId="77777777" w:rsidR="00835670" w:rsidRPr="00D63BFE" w:rsidRDefault="00835670" w:rsidP="00835670">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tblGrid>
            <w:tr w:rsidR="00835670" w:rsidRPr="00D63BFE" w14:paraId="66604CF8" w14:textId="77777777">
              <w:trPr>
                <w:tblCellSpacing w:w="15" w:type="dxa"/>
              </w:trPr>
              <w:tc>
                <w:tcPr>
                  <w:tcW w:w="0" w:type="auto"/>
                  <w:vAlign w:val="center"/>
                  <w:hideMark/>
                </w:tcPr>
                <w:p w14:paraId="48DD21A3" w14:textId="77777777" w:rsidR="00835670" w:rsidRPr="00D63BFE" w:rsidRDefault="00835670" w:rsidP="00835670">
                  <w:pPr>
                    <w:rPr>
                      <w:color w:val="000000"/>
                      <w:sz w:val="24"/>
                      <w:szCs w:val="24"/>
                    </w:rPr>
                  </w:pPr>
                  <w:proofErr w:type="spellStart"/>
                  <w:r w:rsidRPr="00D63BFE">
                    <w:rPr>
                      <w:color w:val="000000"/>
                      <w:sz w:val="24"/>
                      <w:szCs w:val="24"/>
                    </w:rPr>
                    <w:t>Exam_ID</w:t>
                  </w:r>
                  <w:proofErr w:type="spellEnd"/>
                  <w:r w:rsidRPr="00D63BFE">
                    <w:rPr>
                      <w:color w:val="000000"/>
                      <w:sz w:val="24"/>
                      <w:szCs w:val="24"/>
                    </w:rPr>
                    <w:t xml:space="preserve">, Student_ID, </w:t>
                  </w:r>
                  <w:proofErr w:type="spellStart"/>
                  <w:r w:rsidRPr="00D63BFE">
                    <w:rPr>
                      <w:color w:val="000000"/>
                      <w:sz w:val="24"/>
                      <w:szCs w:val="24"/>
                    </w:rPr>
                    <w:t>Subject_ID</w:t>
                  </w:r>
                  <w:proofErr w:type="spellEnd"/>
                  <w:r w:rsidRPr="00D63BFE">
                    <w:rPr>
                      <w:color w:val="000000"/>
                      <w:sz w:val="24"/>
                      <w:szCs w:val="24"/>
                    </w:rPr>
                    <w:t xml:space="preserve">, </w:t>
                  </w:r>
                  <w:proofErr w:type="spellStart"/>
                  <w:r w:rsidRPr="00D63BFE">
                    <w:rPr>
                      <w:color w:val="000000"/>
                      <w:sz w:val="24"/>
                      <w:szCs w:val="24"/>
                    </w:rPr>
                    <w:t>Exam_Type</w:t>
                  </w:r>
                  <w:proofErr w:type="spellEnd"/>
                  <w:r w:rsidRPr="00D63BFE">
                    <w:rPr>
                      <w:color w:val="000000"/>
                      <w:sz w:val="24"/>
                      <w:szCs w:val="24"/>
                    </w:rPr>
                    <w:t xml:space="preserve">, </w:t>
                  </w:r>
                  <w:proofErr w:type="spellStart"/>
                  <w:r w:rsidRPr="00D63BFE">
                    <w:rPr>
                      <w:color w:val="000000"/>
                      <w:sz w:val="24"/>
                      <w:szCs w:val="24"/>
                    </w:rPr>
                    <w:t>Exam_Date</w:t>
                  </w:r>
                  <w:proofErr w:type="spellEnd"/>
                  <w:r w:rsidRPr="00D63BFE">
                    <w:rPr>
                      <w:color w:val="000000"/>
                      <w:sz w:val="24"/>
                      <w:szCs w:val="24"/>
                    </w:rPr>
                    <w:t xml:space="preserve">, </w:t>
                  </w:r>
                  <w:proofErr w:type="spellStart"/>
                  <w:r w:rsidRPr="00D63BFE">
                    <w:rPr>
                      <w:color w:val="000000"/>
                      <w:sz w:val="24"/>
                      <w:szCs w:val="24"/>
                    </w:rPr>
                    <w:t>Total_Marks</w:t>
                  </w:r>
                  <w:proofErr w:type="spellEnd"/>
                </w:p>
              </w:tc>
            </w:tr>
          </w:tbl>
          <w:p w14:paraId="390503B5" w14:textId="7A2AA0DD" w:rsidR="00021B9B" w:rsidRPr="00D63BFE" w:rsidRDefault="00021B9B">
            <w:pPr>
              <w:rPr>
                <w:sz w:val="24"/>
                <w:szCs w:val="24"/>
              </w:rPr>
            </w:pPr>
          </w:p>
        </w:tc>
        <w:tc>
          <w:tcPr>
            <w:tcW w:w="1600" w:type="dxa"/>
            <w:tcMar>
              <w:top w:w="80" w:type="dxa"/>
              <w:left w:w="100" w:type="dxa"/>
              <w:bottom w:w="80" w:type="dxa"/>
              <w:right w:w="100" w:type="dxa"/>
            </w:tcMar>
            <w:vAlign w:val="center"/>
          </w:tcPr>
          <w:p w14:paraId="106C0FFF" w14:textId="798B6ED1"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INT, INT, INT, VARCHAR, DATE, INT</w:t>
            </w:r>
          </w:p>
        </w:tc>
        <w:tc>
          <w:tcPr>
            <w:tcW w:w="1800" w:type="dxa"/>
            <w:tcMar>
              <w:top w:w="80" w:type="dxa"/>
              <w:left w:w="100" w:type="dxa"/>
              <w:bottom w:w="80" w:type="dxa"/>
              <w:right w:w="100" w:type="dxa"/>
            </w:tcMar>
            <w:vAlign w:val="center"/>
          </w:tcPr>
          <w:p w14:paraId="1CAE69ED" w14:textId="7A634E1C"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PK, FK, FK, -, -, -</w:t>
            </w:r>
          </w:p>
        </w:tc>
        <w:tc>
          <w:tcPr>
            <w:tcW w:w="1800" w:type="dxa"/>
            <w:tcMar>
              <w:top w:w="80" w:type="dxa"/>
              <w:left w:w="100" w:type="dxa"/>
              <w:bottom w:w="80" w:type="dxa"/>
              <w:right w:w="100" w:type="dxa"/>
            </w:tcMar>
            <w:vAlign w:val="center"/>
          </w:tcPr>
          <w:p w14:paraId="6A227D17" w14:textId="64D4C2C2"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Simple, Simple, Simple, Simple, Simple, Simple</w:t>
            </w:r>
          </w:p>
        </w:tc>
      </w:tr>
      <w:tr w:rsidR="00021B9B" w14:paraId="4504AB3D" w14:textId="77777777">
        <w:tc>
          <w:tcPr>
            <w:tcW w:w="1800" w:type="dxa"/>
            <w:tcMar>
              <w:top w:w="80" w:type="dxa"/>
              <w:left w:w="100" w:type="dxa"/>
              <w:bottom w:w="80" w:type="dxa"/>
              <w:right w:w="100" w:type="dxa"/>
            </w:tcMar>
            <w:vAlign w:val="center"/>
          </w:tcPr>
          <w:p w14:paraId="6D3447D6" w14:textId="0ADECE35" w:rsidR="00021B9B" w:rsidRPr="00D63BFE" w:rsidRDefault="006761A0">
            <w:pPr>
              <w:rPr>
                <w:sz w:val="24"/>
                <w:szCs w:val="24"/>
              </w:rPr>
            </w:pPr>
            <w:r w:rsidRPr="00D63BFE">
              <w:rPr>
                <w:color w:val="000000"/>
                <w:sz w:val="24"/>
                <w:szCs w:val="24"/>
              </w:rPr>
              <w:t xml:space="preserve"> </w:t>
            </w:r>
            <w:proofErr w:type="spellStart"/>
            <w:r w:rsidR="00E93A11" w:rsidRPr="00D63BFE">
              <w:rPr>
                <w:color w:val="000000"/>
                <w:sz w:val="24"/>
                <w:szCs w:val="24"/>
              </w:rPr>
              <w:t>Attendence</w:t>
            </w:r>
            <w:proofErr w:type="spellEnd"/>
          </w:p>
        </w:tc>
        <w:tc>
          <w:tcPr>
            <w:tcW w:w="2200" w:type="dxa"/>
            <w:tcMar>
              <w:top w:w="80" w:type="dxa"/>
              <w:left w:w="100" w:type="dxa"/>
              <w:bottom w:w="80" w:type="dxa"/>
              <w:right w:w="100" w:type="dxa"/>
            </w:tcMar>
            <w:vAlign w:val="center"/>
          </w:tcPr>
          <w:p w14:paraId="03D6B948" w14:textId="77777777" w:rsidR="00835670" w:rsidRPr="00D63BFE" w:rsidRDefault="006761A0">
            <w:pPr>
              <w:rPr>
                <w:sz w:val="24"/>
                <w:szCs w:val="24"/>
              </w:rPr>
            </w:pPr>
            <w:r w:rsidRPr="00D63BFE">
              <w:rPr>
                <w:color w:val="000000"/>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670" w:rsidRPr="00D63BFE" w14:paraId="7FF4C7B1" w14:textId="77777777">
              <w:trPr>
                <w:tblCellSpacing w:w="15" w:type="dxa"/>
              </w:trPr>
              <w:tc>
                <w:tcPr>
                  <w:tcW w:w="0" w:type="auto"/>
                  <w:vAlign w:val="center"/>
                  <w:hideMark/>
                </w:tcPr>
                <w:p w14:paraId="5F8EAFA2" w14:textId="77777777" w:rsidR="00835670" w:rsidRPr="00D63BFE" w:rsidRDefault="00835670" w:rsidP="00835670">
                  <w:pPr>
                    <w:rPr>
                      <w:color w:val="000000"/>
                      <w:sz w:val="24"/>
                      <w:szCs w:val="24"/>
                    </w:rPr>
                  </w:pPr>
                </w:p>
              </w:tc>
            </w:tr>
          </w:tbl>
          <w:p w14:paraId="6C9DDC71" w14:textId="77777777" w:rsidR="00835670" w:rsidRPr="00D63BFE" w:rsidRDefault="00835670" w:rsidP="00835670">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tblGrid>
            <w:tr w:rsidR="00835670" w:rsidRPr="00D63BFE" w14:paraId="59D48C24" w14:textId="77777777">
              <w:trPr>
                <w:tblCellSpacing w:w="15" w:type="dxa"/>
              </w:trPr>
              <w:tc>
                <w:tcPr>
                  <w:tcW w:w="0" w:type="auto"/>
                  <w:vAlign w:val="center"/>
                  <w:hideMark/>
                </w:tcPr>
                <w:p w14:paraId="7F1EC0BA" w14:textId="77777777" w:rsidR="00835670" w:rsidRPr="00D63BFE" w:rsidRDefault="00835670" w:rsidP="00835670">
                  <w:pPr>
                    <w:rPr>
                      <w:color w:val="000000"/>
                      <w:sz w:val="24"/>
                      <w:szCs w:val="24"/>
                    </w:rPr>
                  </w:pPr>
                  <w:proofErr w:type="spellStart"/>
                  <w:r w:rsidRPr="00D63BFE">
                    <w:rPr>
                      <w:color w:val="000000"/>
                      <w:sz w:val="24"/>
                      <w:szCs w:val="24"/>
                    </w:rPr>
                    <w:t>Attendance_ID</w:t>
                  </w:r>
                  <w:proofErr w:type="spellEnd"/>
                  <w:r w:rsidRPr="00D63BFE">
                    <w:rPr>
                      <w:color w:val="000000"/>
                      <w:sz w:val="24"/>
                      <w:szCs w:val="24"/>
                    </w:rPr>
                    <w:t xml:space="preserve">, Student_ID, </w:t>
                  </w:r>
                  <w:proofErr w:type="spellStart"/>
                  <w:r w:rsidRPr="00D63BFE">
                    <w:rPr>
                      <w:color w:val="000000"/>
                      <w:sz w:val="24"/>
                      <w:szCs w:val="24"/>
                    </w:rPr>
                    <w:t>Subject_ID</w:t>
                  </w:r>
                  <w:proofErr w:type="spellEnd"/>
                  <w:r w:rsidRPr="00D63BFE">
                    <w:rPr>
                      <w:color w:val="000000"/>
                      <w:sz w:val="24"/>
                      <w:szCs w:val="24"/>
                    </w:rPr>
                    <w:t xml:space="preserve">, </w:t>
                  </w:r>
                  <w:proofErr w:type="spellStart"/>
                  <w:r w:rsidRPr="00D63BFE">
                    <w:rPr>
                      <w:color w:val="000000"/>
                      <w:sz w:val="24"/>
                      <w:szCs w:val="24"/>
                    </w:rPr>
                    <w:t>Attendance_Date</w:t>
                  </w:r>
                  <w:proofErr w:type="spellEnd"/>
                  <w:r w:rsidRPr="00D63BFE">
                    <w:rPr>
                      <w:color w:val="000000"/>
                      <w:sz w:val="24"/>
                      <w:szCs w:val="24"/>
                    </w:rPr>
                    <w:t>, Status</w:t>
                  </w:r>
                </w:p>
              </w:tc>
            </w:tr>
          </w:tbl>
          <w:p w14:paraId="09B4DA7A" w14:textId="3AD4769A" w:rsidR="00021B9B" w:rsidRPr="00D63BFE" w:rsidRDefault="00021B9B">
            <w:pPr>
              <w:rPr>
                <w:sz w:val="24"/>
                <w:szCs w:val="24"/>
              </w:rPr>
            </w:pPr>
          </w:p>
        </w:tc>
        <w:tc>
          <w:tcPr>
            <w:tcW w:w="1600" w:type="dxa"/>
            <w:tcMar>
              <w:top w:w="80" w:type="dxa"/>
              <w:left w:w="100" w:type="dxa"/>
              <w:bottom w:w="80" w:type="dxa"/>
              <w:right w:w="100" w:type="dxa"/>
            </w:tcMar>
            <w:vAlign w:val="center"/>
          </w:tcPr>
          <w:p w14:paraId="7A2E2600" w14:textId="6C2C66E9"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INT, INT, INT, DATE, VARCHAR</w:t>
            </w:r>
          </w:p>
        </w:tc>
        <w:tc>
          <w:tcPr>
            <w:tcW w:w="1800" w:type="dxa"/>
            <w:tcMar>
              <w:top w:w="80" w:type="dxa"/>
              <w:left w:w="100" w:type="dxa"/>
              <w:bottom w:w="80" w:type="dxa"/>
              <w:right w:w="100" w:type="dxa"/>
            </w:tcMar>
            <w:vAlign w:val="center"/>
          </w:tcPr>
          <w:p w14:paraId="5774CA3B" w14:textId="5421062F"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PK, FK, FK, -, -</w:t>
            </w:r>
          </w:p>
        </w:tc>
        <w:tc>
          <w:tcPr>
            <w:tcW w:w="1800" w:type="dxa"/>
            <w:tcMar>
              <w:top w:w="80" w:type="dxa"/>
              <w:left w:w="100" w:type="dxa"/>
              <w:bottom w:w="80" w:type="dxa"/>
              <w:right w:w="100" w:type="dxa"/>
            </w:tcMar>
            <w:vAlign w:val="center"/>
          </w:tcPr>
          <w:p w14:paraId="367F1991" w14:textId="6583D3E2" w:rsidR="00021B9B" w:rsidRPr="00D63BFE" w:rsidRDefault="006761A0">
            <w:pPr>
              <w:rPr>
                <w:sz w:val="24"/>
                <w:szCs w:val="24"/>
              </w:rPr>
            </w:pPr>
            <w:r w:rsidRPr="00D63BFE">
              <w:rPr>
                <w:color w:val="000000"/>
                <w:sz w:val="24"/>
                <w:szCs w:val="24"/>
              </w:rPr>
              <w:t xml:space="preserve"> </w:t>
            </w:r>
            <w:r w:rsidR="00835670" w:rsidRPr="00D63BFE">
              <w:rPr>
                <w:color w:val="000000"/>
                <w:sz w:val="24"/>
                <w:szCs w:val="24"/>
              </w:rPr>
              <w:t>Simple, Simple, Simple, Simple, Simple</w:t>
            </w:r>
          </w:p>
        </w:tc>
      </w:tr>
    </w:tbl>
    <w:p w14:paraId="6D739CFF" w14:textId="77777777" w:rsidR="00021B9B" w:rsidRDefault="006761A0">
      <w:r>
        <w:br w:type="page"/>
      </w:r>
    </w:p>
    <w:p w14:paraId="075ADFD8" w14:textId="77777777" w:rsidR="00021B9B" w:rsidRDefault="006761A0">
      <w:pPr>
        <w:pStyle w:val="Heading2"/>
        <w:spacing w:before="280" w:after="160"/>
      </w:pPr>
      <w:bookmarkStart w:id="11" w:name="_Toc240137374"/>
      <w:r>
        <w:rPr>
          <w:b/>
          <w:bCs/>
          <w:color w:val="FF6600"/>
          <w:sz w:val="24"/>
          <w:szCs w:val="24"/>
        </w:rPr>
        <w:lastRenderedPageBreak/>
        <w:t>6.3 ER Diagram</w:t>
      </w:r>
      <w:bookmarkEnd w:id="11"/>
    </w:p>
    <w:p w14:paraId="6C14B6ED" w14:textId="47CDF8AF" w:rsidR="00021B9B" w:rsidRDefault="006761A0">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w:t>
      </w:r>
      <w:r w:rsidR="00E93A11">
        <w:rPr>
          <w:noProof/>
        </w:rPr>
        <w:drawing>
          <wp:inline distT="0" distB="0" distL="0" distR="0" wp14:anchorId="43CA3754" wp14:editId="10F4A63F">
            <wp:extent cx="5943600" cy="3444875"/>
            <wp:effectExtent l="0" t="0" r="0" b="3175"/>
            <wp:docPr id="18" name="Picture 17">
              <a:extLst xmlns:a="http://schemas.openxmlformats.org/drawingml/2006/main">
                <a:ext uri="{FF2B5EF4-FFF2-40B4-BE49-F238E27FC236}">
                  <a16:creationId xmlns:a16="http://schemas.microsoft.com/office/drawing/2014/main" id="{0BB1DE97-BF6B-A989-E657-A8D03578AB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BB1DE97-BF6B-A989-E657-A8D03578AB36}"/>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3444875"/>
                    </a:xfrm>
                    <a:prstGeom prst="rect">
                      <a:avLst/>
                    </a:prstGeom>
                  </pic:spPr>
                </pic:pic>
              </a:graphicData>
            </a:graphic>
          </wp:inline>
        </w:drawing>
      </w:r>
    </w:p>
    <w:p w14:paraId="71BA8394" w14:textId="77777777" w:rsidR="00021B9B" w:rsidRDefault="00021B9B">
      <w:pPr>
        <w:spacing w:before="300"/>
      </w:pPr>
    </w:p>
    <w:p w14:paraId="1B56AABF" w14:textId="77777777" w:rsidR="00021B9B" w:rsidRDefault="006761A0">
      <w:pPr>
        <w:pStyle w:val="Heading2"/>
        <w:spacing w:before="280" w:after="160"/>
      </w:pPr>
      <w:bookmarkStart w:id="12" w:name="_Toc240137375"/>
      <w:r>
        <w:rPr>
          <w:b/>
          <w:bCs/>
          <w:color w:val="FF6600"/>
          <w:sz w:val="24"/>
          <w:szCs w:val="24"/>
        </w:rPr>
        <w:t>6.4 Relationships &amp; Cardinality</w:t>
      </w:r>
      <w:bookmarkEnd w:id="1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400"/>
      </w:tblGrid>
      <w:tr w:rsidR="00021B9B" w:rsidRPr="007E4F58" w14:paraId="48B7CCB7" w14:textId="77777777">
        <w:trPr>
          <w:tblHeader/>
        </w:trPr>
        <w:tc>
          <w:tcPr>
            <w:tcW w:w="2200" w:type="dxa"/>
            <w:shd w:val="clear" w:color="auto" w:fill="FF6600"/>
            <w:tcMar>
              <w:top w:w="80" w:type="dxa"/>
              <w:left w:w="100" w:type="dxa"/>
              <w:bottom w:w="80" w:type="dxa"/>
              <w:right w:w="100" w:type="dxa"/>
            </w:tcMar>
            <w:vAlign w:val="center"/>
          </w:tcPr>
          <w:p w14:paraId="66E11D1A" w14:textId="77777777" w:rsidR="00021B9B" w:rsidRPr="007E4F58" w:rsidRDefault="006761A0">
            <w:pPr>
              <w:jc w:val="center"/>
              <w:rPr>
                <w:sz w:val="24"/>
                <w:szCs w:val="24"/>
              </w:rPr>
            </w:pPr>
            <w:r w:rsidRPr="007E4F58">
              <w:rPr>
                <w:b/>
                <w:bCs/>
                <w:color w:val="FFFFFF"/>
                <w:sz w:val="24"/>
                <w:szCs w:val="24"/>
              </w:rPr>
              <w:t>Entity 1</w:t>
            </w:r>
          </w:p>
        </w:tc>
        <w:tc>
          <w:tcPr>
            <w:tcW w:w="2600" w:type="dxa"/>
            <w:shd w:val="clear" w:color="auto" w:fill="FF6600"/>
            <w:tcMar>
              <w:top w:w="80" w:type="dxa"/>
              <w:left w:w="100" w:type="dxa"/>
              <w:bottom w:w="80" w:type="dxa"/>
              <w:right w:w="100" w:type="dxa"/>
            </w:tcMar>
            <w:vAlign w:val="center"/>
          </w:tcPr>
          <w:p w14:paraId="652665BB" w14:textId="77777777" w:rsidR="00021B9B" w:rsidRPr="007E4F58" w:rsidRDefault="006761A0">
            <w:pPr>
              <w:jc w:val="center"/>
              <w:rPr>
                <w:sz w:val="24"/>
                <w:szCs w:val="24"/>
              </w:rPr>
            </w:pPr>
            <w:r w:rsidRPr="007E4F58">
              <w:rPr>
                <w:b/>
                <w:bCs/>
                <w:color w:val="FFFFFF"/>
                <w:sz w:val="24"/>
                <w:szCs w:val="24"/>
              </w:rPr>
              <w:t>Relationship</w:t>
            </w:r>
          </w:p>
        </w:tc>
        <w:tc>
          <w:tcPr>
            <w:tcW w:w="2200" w:type="dxa"/>
            <w:shd w:val="clear" w:color="auto" w:fill="FF6600"/>
            <w:tcMar>
              <w:top w:w="80" w:type="dxa"/>
              <w:left w:w="100" w:type="dxa"/>
              <w:bottom w:w="80" w:type="dxa"/>
              <w:right w:w="100" w:type="dxa"/>
            </w:tcMar>
            <w:vAlign w:val="center"/>
          </w:tcPr>
          <w:p w14:paraId="0D19975F" w14:textId="77777777" w:rsidR="00021B9B" w:rsidRPr="007E4F58" w:rsidRDefault="006761A0">
            <w:pPr>
              <w:jc w:val="center"/>
              <w:rPr>
                <w:sz w:val="24"/>
                <w:szCs w:val="24"/>
              </w:rPr>
            </w:pPr>
            <w:r w:rsidRPr="007E4F58">
              <w:rPr>
                <w:b/>
                <w:bCs/>
                <w:color w:val="FFFFFF"/>
                <w:sz w:val="24"/>
                <w:szCs w:val="24"/>
              </w:rPr>
              <w:t>Entity 2</w:t>
            </w:r>
          </w:p>
        </w:tc>
        <w:tc>
          <w:tcPr>
            <w:tcW w:w="2400" w:type="dxa"/>
            <w:shd w:val="clear" w:color="auto" w:fill="FF6600"/>
            <w:tcMar>
              <w:top w:w="80" w:type="dxa"/>
              <w:left w:w="100" w:type="dxa"/>
              <w:bottom w:w="80" w:type="dxa"/>
              <w:right w:w="100" w:type="dxa"/>
            </w:tcMar>
            <w:vAlign w:val="center"/>
          </w:tcPr>
          <w:p w14:paraId="29D0C239" w14:textId="77777777" w:rsidR="00021B9B" w:rsidRPr="007E4F58" w:rsidRDefault="006761A0">
            <w:pPr>
              <w:jc w:val="center"/>
              <w:rPr>
                <w:sz w:val="24"/>
                <w:szCs w:val="24"/>
              </w:rPr>
            </w:pPr>
            <w:r w:rsidRPr="007E4F58">
              <w:rPr>
                <w:b/>
                <w:bCs/>
                <w:color w:val="FFFFFF"/>
                <w:sz w:val="24"/>
                <w:szCs w:val="24"/>
              </w:rPr>
              <w:t xml:space="preserve">Cardinality (1:1 / </w:t>
            </w:r>
            <w:proofErr w:type="gramStart"/>
            <w:r w:rsidRPr="007E4F58">
              <w:rPr>
                <w:b/>
                <w:bCs/>
                <w:color w:val="FFFFFF"/>
                <w:sz w:val="24"/>
                <w:szCs w:val="24"/>
              </w:rPr>
              <w:t>1:N</w:t>
            </w:r>
            <w:proofErr w:type="gramEnd"/>
            <w:r w:rsidRPr="007E4F58">
              <w:rPr>
                <w:b/>
                <w:bCs/>
                <w:color w:val="FFFFFF"/>
                <w:sz w:val="24"/>
                <w:szCs w:val="24"/>
              </w:rPr>
              <w:t xml:space="preserve"> / </w:t>
            </w:r>
            <w:proofErr w:type="gramStart"/>
            <w:r w:rsidRPr="007E4F58">
              <w:rPr>
                <w:b/>
                <w:bCs/>
                <w:color w:val="FFFFFF"/>
                <w:sz w:val="24"/>
                <w:szCs w:val="24"/>
              </w:rPr>
              <w:t>M:N</w:t>
            </w:r>
            <w:proofErr w:type="gramEnd"/>
            <w:r w:rsidRPr="007E4F58">
              <w:rPr>
                <w:b/>
                <w:bCs/>
                <w:color w:val="FFFFFF"/>
                <w:sz w:val="24"/>
                <w:szCs w:val="24"/>
              </w:rPr>
              <w:t>)</w:t>
            </w:r>
          </w:p>
        </w:tc>
      </w:tr>
      <w:tr w:rsidR="00021B9B" w:rsidRPr="007E4F58" w14:paraId="371F58A0" w14:textId="77777777">
        <w:tc>
          <w:tcPr>
            <w:tcW w:w="2200" w:type="dxa"/>
            <w:tcMar>
              <w:top w:w="80" w:type="dxa"/>
              <w:left w:w="100" w:type="dxa"/>
              <w:bottom w:w="80" w:type="dxa"/>
              <w:right w:w="100" w:type="dxa"/>
            </w:tcMar>
            <w:vAlign w:val="center"/>
          </w:tcPr>
          <w:p w14:paraId="4E35514F" w14:textId="3FADB54B"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Department</w:t>
            </w:r>
          </w:p>
        </w:tc>
        <w:tc>
          <w:tcPr>
            <w:tcW w:w="2600" w:type="dxa"/>
            <w:tcMar>
              <w:top w:w="80" w:type="dxa"/>
              <w:left w:w="100" w:type="dxa"/>
              <w:bottom w:w="80" w:type="dxa"/>
              <w:right w:w="100" w:type="dxa"/>
            </w:tcMar>
            <w:vAlign w:val="center"/>
          </w:tcPr>
          <w:p w14:paraId="6E7D32D1" w14:textId="59224AEB"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Has</w:t>
            </w:r>
          </w:p>
        </w:tc>
        <w:tc>
          <w:tcPr>
            <w:tcW w:w="2200" w:type="dxa"/>
            <w:tcMar>
              <w:top w:w="80" w:type="dxa"/>
              <w:left w:w="100" w:type="dxa"/>
              <w:bottom w:w="80" w:type="dxa"/>
              <w:right w:w="100" w:type="dxa"/>
            </w:tcMar>
            <w:vAlign w:val="center"/>
          </w:tcPr>
          <w:p w14:paraId="54136413" w14:textId="2A35F43F"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Faculty</w:t>
            </w:r>
          </w:p>
        </w:tc>
        <w:tc>
          <w:tcPr>
            <w:tcW w:w="2400" w:type="dxa"/>
            <w:tcMar>
              <w:top w:w="80" w:type="dxa"/>
              <w:left w:w="100" w:type="dxa"/>
              <w:bottom w:w="80" w:type="dxa"/>
              <w:right w:w="100" w:type="dxa"/>
            </w:tcMar>
            <w:vAlign w:val="center"/>
          </w:tcPr>
          <w:p w14:paraId="06F31954" w14:textId="4513B2CC" w:rsidR="00021B9B" w:rsidRPr="007E4F58" w:rsidRDefault="006761A0">
            <w:pPr>
              <w:rPr>
                <w:sz w:val="24"/>
                <w:szCs w:val="24"/>
              </w:rPr>
            </w:pPr>
            <w:r w:rsidRPr="007E4F58">
              <w:rPr>
                <w:color w:val="000000"/>
                <w:sz w:val="24"/>
                <w:szCs w:val="24"/>
              </w:rPr>
              <w:t xml:space="preserve"> </w:t>
            </w:r>
            <w:proofErr w:type="gramStart"/>
            <w:r w:rsidR="00662E0B" w:rsidRPr="007E4F58">
              <w:rPr>
                <w:color w:val="000000"/>
                <w:sz w:val="24"/>
                <w:szCs w:val="24"/>
              </w:rPr>
              <w:t>1:N</w:t>
            </w:r>
            <w:proofErr w:type="gramEnd"/>
          </w:p>
        </w:tc>
      </w:tr>
      <w:tr w:rsidR="00021B9B" w:rsidRPr="007E4F58" w14:paraId="73DC16F9" w14:textId="77777777">
        <w:tc>
          <w:tcPr>
            <w:tcW w:w="2200" w:type="dxa"/>
            <w:tcMar>
              <w:top w:w="80" w:type="dxa"/>
              <w:left w:w="100" w:type="dxa"/>
              <w:bottom w:w="80" w:type="dxa"/>
              <w:right w:w="100" w:type="dxa"/>
            </w:tcMar>
            <w:vAlign w:val="center"/>
          </w:tcPr>
          <w:p w14:paraId="4897B2F0" w14:textId="59A5D1DB"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Course</w:t>
            </w:r>
          </w:p>
        </w:tc>
        <w:tc>
          <w:tcPr>
            <w:tcW w:w="2600" w:type="dxa"/>
            <w:tcMar>
              <w:top w:w="80" w:type="dxa"/>
              <w:left w:w="100" w:type="dxa"/>
              <w:bottom w:w="80" w:type="dxa"/>
              <w:right w:w="100" w:type="dxa"/>
            </w:tcMar>
            <w:vAlign w:val="center"/>
          </w:tcPr>
          <w:p w14:paraId="7EB87F98" w14:textId="45463C32"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Has</w:t>
            </w:r>
          </w:p>
        </w:tc>
        <w:tc>
          <w:tcPr>
            <w:tcW w:w="2200" w:type="dxa"/>
            <w:tcMar>
              <w:top w:w="80" w:type="dxa"/>
              <w:left w:w="100" w:type="dxa"/>
              <w:bottom w:w="80" w:type="dxa"/>
              <w:right w:w="100" w:type="dxa"/>
            </w:tcMar>
            <w:vAlign w:val="center"/>
          </w:tcPr>
          <w:p w14:paraId="0703E554" w14:textId="63EB799E"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Course</w:t>
            </w:r>
          </w:p>
        </w:tc>
        <w:tc>
          <w:tcPr>
            <w:tcW w:w="2400" w:type="dxa"/>
            <w:tcMar>
              <w:top w:w="80" w:type="dxa"/>
              <w:left w:w="100" w:type="dxa"/>
              <w:bottom w:w="80" w:type="dxa"/>
              <w:right w:w="100" w:type="dxa"/>
            </w:tcMar>
            <w:vAlign w:val="center"/>
          </w:tcPr>
          <w:p w14:paraId="3B818BC7" w14:textId="303F9E30" w:rsidR="00021B9B" w:rsidRPr="007E4F58" w:rsidRDefault="006761A0">
            <w:pPr>
              <w:rPr>
                <w:sz w:val="24"/>
                <w:szCs w:val="24"/>
              </w:rPr>
            </w:pPr>
            <w:r w:rsidRPr="007E4F58">
              <w:rPr>
                <w:color w:val="000000"/>
                <w:sz w:val="24"/>
                <w:szCs w:val="24"/>
              </w:rPr>
              <w:t xml:space="preserve"> </w:t>
            </w:r>
            <w:proofErr w:type="gramStart"/>
            <w:r w:rsidR="00662E0B" w:rsidRPr="007E4F58">
              <w:rPr>
                <w:color w:val="000000"/>
                <w:sz w:val="24"/>
                <w:szCs w:val="24"/>
              </w:rPr>
              <w:t>1:N</w:t>
            </w:r>
            <w:proofErr w:type="gramEnd"/>
          </w:p>
        </w:tc>
      </w:tr>
      <w:tr w:rsidR="00021B9B" w:rsidRPr="007E4F58" w14:paraId="32D0DDDA" w14:textId="77777777">
        <w:tc>
          <w:tcPr>
            <w:tcW w:w="2200" w:type="dxa"/>
            <w:tcMar>
              <w:top w:w="80" w:type="dxa"/>
              <w:left w:w="100" w:type="dxa"/>
              <w:bottom w:w="80" w:type="dxa"/>
              <w:right w:w="100" w:type="dxa"/>
            </w:tcMar>
            <w:vAlign w:val="center"/>
          </w:tcPr>
          <w:p w14:paraId="5D6A4BD0" w14:textId="6D188BE2"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Faculty</w:t>
            </w:r>
          </w:p>
        </w:tc>
        <w:tc>
          <w:tcPr>
            <w:tcW w:w="2600" w:type="dxa"/>
            <w:tcMar>
              <w:top w:w="80" w:type="dxa"/>
              <w:left w:w="100" w:type="dxa"/>
              <w:bottom w:w="80" w:type="dxa"/>
              <w:right w:w="100" w:type="dxa"/>
            </w:tcMar>
            <w:vAlign w:val="center"/>
          </w:tcPr>
          <w:p w14:paraId="51EB400E" w14:textId="6E9EAA2B"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Teaches</w:t>
            </w:r>
          </w:p>
        </w:tc>
        <w:tc>
          <w:tcPr>
            <w:tcW w:w="2200" w:type="dxa"/>
            <w:tcMar>
              <w:top w:w="80" w:type="dxa"/>
              <w:left w:w="100" w:type="dxa"/>
              <w:bottom w:w="80" w:type="dxa"/>
              <w:right w:w="100" w:type="dxa"/>
            </w:tcMar>
            <w:vAlign w:val="center"/>
          </w:tcPr>
          <w:p w14:paraId="49053C97" w14:textId="34B7FF19"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Subject</w:t>
            </w:r>
          </w:p>
        </w:tc>
        <w:tc>
          <w:tcPr>
            <w:tcW w:w="2400" w:type="dxa"/>
            <w:tcMar>
              <w:top w:w="80" w:type="dxa"/>
              <w:left w:w="100" w:type="dxa"/>
              <w:bottom w:w="80" w:type="dxa"/>
              <w:right w:w="100" w:type="dxa"/>
            </w:tcMar>
            <w:vAlign w:val="center"/>
          </w:tcPr>
          <w:p w14:paraId="68F24F16" w14:textId="1F34214E" w:rsidR="00662E0B" w:rsidRPr="007E4F58" w:rsidRDefault="006761A0">
            <w:pPr>
              <w:rPr>
                <w:color w:val="000000"/>
                <w:sz w:val="24"/>
                <w:szCs w:val="24"/>
              </w:rPr>
            </w:pPr>
            <w:r w:rsidRPr="007E4F58">
              <w:rPr>
                <w:color w:val="000000"/>
                <w:sz w:val="24"/>
                <w:szCs w:val="24"/>
              </w:rPr>
              <w:t xml:space="preserve"> </w:t>
            </w:r>
            <w:proofErr w:type="gramStart"/>
            <w:r w:rsidR="00662E0B" w:rsidRPr="007E4F58">
              <w:rPr>
                <w:color w:val="000000"/>
                <w:sz w:val="24"/>
                <w:szCs w:val="24"/>
              </w:rPr>
              <w:t>1:N</w:t>
            </w:r>
            <w:proofErr w:type="gramEnd"/>
          </w:p>
        </w:tc>
      </w:tr>
      <w:tr w:rsidR="00021B9B" w:rsidRPr="007E4F58" w14:paraId="307AA0EE" w14:textId="77777777">
        <w:tc>
          <w:tcPr>
            <w:tcW w:w="2200" w:type="dxa"/>
            <w:tcMar>
              <w:top w:w="80" w:type="dxa"/>
              <w:left w:w="100" w:type="dxa"/>
              <w:bottom w:w="80" w:type="dxa"/>
              <w:right w:w="100" w:type="dxa"/>
            </w:tcMar>
            <w:vAlign w:val="center"/>
          </w:tcPr>
          <w:p w14:paraId="11DBCC64" w14:textId="19412384"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Student</w:t>
            </w:r>
          </w:p>
        </w:tc>
        <w:tc>
          <w:tcPr>
            <w:tcW w:w="2600" w:type="dxa"/>
            <w:tcMar>
              <w:top w:w="80" w:type="dxa"/>
              <w:left w:w="100" w:type="dxa"/>
              <w:bottom w:w="80" w:type="dxa"/>
              <w:right w:w="100" w:type="dxa"/>
            </w:tcMar>
            <w:vAlign w:val="center"/>
          </w:tcPr>
          <w:p w14:paraId="383CC3CA" w14:textId="043CDDF0" w:rsidR="00021B9B" w:rsidRPr="007E4F58" w:rsidRDefault="006761A0">
            <w:pPr>
              <w:rPr>
                <w:sz w:val="24"/>
                <w:szCs w:val="24"/>
              </w:rPr>
            </w:pPr>
            <w:r w:rsidRPr="007E4F58">
              <w:rPr>
                <w:color w:val="000000"/>
                <w:sz w:val="24"/>
                <w:szCs w:val="24"/>
              </w:rPr>
              <w:t xml:space="preserve"> </w:t>
            </w:r>
            <w:proofErr w:type="spellStart"/>
            <w:r w:rsidR="00662E0B" w:rsidRPr="007E4F58">
              <w:rPr>
                <w:color w:val="000000"/>
                <w:sz w:val="24"/>
                <w:szCs w:val="24"/>
              </w:rPr>
              <w:t>Enrolls</w:t>
            </w:r>
            <w:proofErr w:type="spellEnd"/>
            <w:r w:rsidR="00662E0B" w:rsidRPr="007E4F58">
              <w:rPr>
                <w:color w:val="000000"/>
                <w:sz w:val="24"/>
                <w:szCs w:val="24"/>
              </w:rPr>
              <w:t xml:space="preserve"> in</w:t>
            </w:r>
          </w:p>
        </w:tc>
        <w:tc>
          <w:tcPr>
            <w:tcW w:w="2200" w:type="dxa"/>
            <w:tcMar>
              <w:top w:w="80" w:type="dxa"/>
              <w:left w:w="100" w:type="dxa"/>
              <w:bottom w:w="80" w:type="dxa"/>
              <w:right w:w="100" w:type="dxa"/>
            </w:tcMar>
            <w:vAlign w:val="center"/>
          </w:tcPr>
          <w:p w14:paraId="0E2FDD59" w14:textId="1F0D5E2A"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Course</w:t>
            </w:r>
          </w:p>
        </w:tc>
        <w:tc>
          <w:tcPr>
            <w:tcW w:w="2400" w:type="dxa"/>
            <w:tcMar>
              <w:top w:w="80" w:type="dxa"/>
              <w:left w:w="100" w:type="dxa"/>
              <w:bottom w:w="80" w:type="dxa"/>
              <w:right w:w="100" w:type="dxa"/>
            </w:tcMar>
            <w:vAlign w:val="center"/>
          </w:tcPr>
          <w:p w14:paraId="5D4B6550" w14:textId="02FDD22F"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N:1</w:t>
            </w:r>
          </w:p>
        </w:tc>
      </w:tr>
      <w:tr w:rsidR="00021B9B" w:rsidRPr="007E4F58" w14:paraId="244D1E81" w14:textId="77777777">
        <w:tc>
          <w:tcPr>
            <w:tcW w:w="2200" w:type="dxa"/>
            <w:tcMar>
              <w:top w:w="80" w:type="dxa"/>
              <w:left w:w="100" w:type="dxa"/>
              <w:bottom w:w="80" w:type="dxa"/>
              <w:right w:w="100" w:type="dxa"/>
            </w:tcMar>
            <w:vAlign w:val="center"/>
          </w:tcPr>
          <w:p w14:paraId="6B7C8F65" w14:textId="5F746A45"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Subject</w:t>
            </w:r>
          </w:p>
        </w:tc>
        <w:tc>
          <w:tcPr>
            <w:tcW w:w="2600" w:type="dxa"/>
            <w:tcMar>
              <w:top w:w="80" w:type="dxa"/>
              <w:left w:w="100" w:type="dxa"/>
              <w:bottom w:w="80" w:type="dxa"/>
              <w:right w:w="100" w:type="dxa"/>
            </w:tcMar>
            <w:vAlign w:val="center"/>
          </w:tcPr>
          <w:p w14:paraId="2495F3BA" w14:textId="476B2236"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Has</w:t>
            </w:r>
          </w:p>
        </w:tc>
        <w:tc>
          <w:tcPr>
            <w:tcW w:w="2200" w:type="dxa"/>
            <w:tcMar>
              <w:top w:w="80" w:type="dxa"/>
              <w:left w:w="100" w:type="dxa"/>
              <w:bottom w:w="80" w:type="dxa"/>
              <w:right w:w="100" w:type="dxa"/>
            </w:tcMar>
            <w:vAlign w:val="center"/>
          </w:tcPr>
          <w:p w14:paraId="27B3FEEA" w14:textId="2D0E6041" w:rsidR="00021B9B" w:rsidRPr="007E4F58" w:rsidRDefault="006761A0">
            <w:pPr>
              <w:rPr>
                <w:sz w:val="24"/>
                <w:szCs w:val="24"/>
              </w:rPr>
            </w:pPr>
            <w:r w:rsidRPr="007E4F58">
              <w:rPr>
                <w:color w:val="000000"/>
                <w:sz w:val="24"/>
                <w:szCs w:val="24"/>
              </w:rPr>
              <w:t xml:space="preserve"> </w:t>
            </w:r>
            <w:r w:rsidR="00662E0B" w:rsidRPr="007E4F58">
              <w:rPr>
                <w:color w:val="000000"/>
                <w:sz w:val="24"/>
                <w:szCs w:val="24"/>
              </w:rPr>
              <w:t>Examination</w:t>
            </w:r>
          </w:p>
        </w:tc>
        <w:tc>
          <w:tcPr>
            <w:tcW w:w="2400" w:type="dxa"/>
            <w:tcMar>
              <w:top w:w="80" w:type="dxa"/>
              <w:left w:w="100" w:type="dxa"/>
              <w:bottom w:w="80" w:type="dxa"/>
              <w:right w:w="100" w:type="dxa"/>
            </w:tcMar>
            <w:vAlign w:val="center"/>
          </w:tcPr>
          <w:p w14:paraId="3F471067" w14:textId="509E4073" w:rsidR="00021B9B" w:rsidRPr="007E4F58" w:rsidRDefault="006761A0">
            <w:pPr>
              <w:rPr>
                <w:sz w:val="24"/>
                <w:szCs w:val="24"/>
              </w:rPr>
            </w:pPr>
            <w:r w:rsidRPr="007E4F58">
              <w:rPr>
                <w:color w:val="000000"/>
                <w:sz w:val="24"/>
                <w:szCs w:val="24"/>
              </w:rPr>
              <w:t xml:space="preserve"> </w:t>
            </w:r>
            <w:proofErr w:type="gramStart"/>
            <w:r w:rsidR="00662E0B" w:rsidRPr="007E4F58">
              <w:rPr>
                <w:color w:val="000000"/>
                <w:sz w:val="24"/>
                <w:szCs w:val="24"/>
              </w:rPr>
              <w:t>1:N</w:t>
            </w:r>
            <w:proofErr w:type="gramEnd"/>
          </w:p>
        </w:tc>
      </w:tr>
    </w:tbl>
    <w:p w14:paraId="3D980199" w14:textId="77777777" w:rsidR="00021B9B" w:rsidRPr="007E4F58" w:rsidRDefault="006761A0">
      <w:pPr>
        <w:rPr>
          <w:sz w:val="24"/>
          <w:szCs w:val="24"/>
        </w:rPr>
      </w:pPr>
      <w:r w:rsidRPr="007E4F58">
        <w:rPr>
          <w:sz w:val="24"/>
          <w:szCs w:val="24"/>
        </w:rPr>
        <w:br w:type="page"/>
      </w:r>
    </w:p>
    <w:p w14:paraId="17AE3816" w14:textId="047E7294" w:rsidR="00021B9B" w:rsidRDefault="006761A0" w:rsidP="00515DBD">
      <w:pPr>
        <w:pStyle w:val="Heading2"/>
        <w:spacing w:before="280" w:after="160"/>
      </w:pPr>
      <w:bookmarkStart w:id="13" w:name="_Toc240137376"/>
      <w:r>
        <w:rPr>
          <w:b/>
          <w:bCs/>
          <w:color w:val="FF6600"/>
          <w:sz w:val="24"/>
          <w:szCs w:val="24"/>
        </w:rPr>
        <w:lastRenderedPageBreak/>
        <w:t>6.5 Relational Database Schema</w:t>
      </w:r>
      <w:bookmarkEnd w:id="1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2"/>
        <w:gridCol w:w="2086"/>
        <w:gridCol w:w="2044"/>
        <w:gridCol w:w="1333"/>
        <w:gridCol w:w="2095"/>
      </w:tblGrid>
      <w:tr w:rsidR="00021B9B" w14:paraId="3632C32F" w14:textId="77777777">
        <w:trPr>
          <w:tblHeader/>
        </w:trPr>
        <w:tc>
          <w:tcPr>
            <w:tcW w:w="1800" w:type="dxa"/>
            <w:shd w:val="clear" w:color="auto" w:fill="FF6600"/>
            <w:tcMar>
              <w:top w:w="80" w:type="dxa"/>
              <w:left w:w="100" w:type="dxa"/>
              <w:bottom w:w="80" w:type="dxa"/>
              <w:right w:w="100" w:type="dxa"/>
            </w:tcMar>
            <w:vAlign w:val="center"/>
          </w:tcPr>
          <w:p w14:paraId="11AA5F6A" w14:textId="77777777" w:rsidR="00021B9B" w:rsidRPr="00165F3F" w:rsidRDefault="006761A0">
            <w:pPr>
              <w:jc w:val="center"/>
              <w:rPr>
                <w:sz w:val="24"/>
                <w:szCs w:val="24"/>
              </w:rPr>
            </w:pPr>
            <w:r w:rsidRPr="00165F3F">
              <w:rPr>
                <w:b/>
                <w:bCs/>
                <w:color w:val="FFFFFF"/>
                <w:sz w:val="24"/>
                <w:szCs w:val="24"/>
              </w:rPr>
              <w:t>Table Name</w:t>
            </w:r>
          </w:p>
        </w:tc>
        <w:tc>
          <w:tcPr>
            <w:tcW w:w="1800" w:type="dxa"/>
            <w:shd w:val="clear" w:color="auto" w:fill="FF6600"/>
            <w:tcMar>
              <w:top w:w="80" w:type="dxa"/>
              <w:left w:w="100" w:type="dxa"/>
              <w:bottom w:w="80" w:type="dxa"/>
              <w:right w:w="100" w:type="dxa"/>
            </w:tcMar>
            <w:vAlign w:val="center"/>
          </w:tcPr>
          <w:p w14:paraId="501B1A8E" w14:textId="77777777" w:rsidR="00021B9B" w:rsidRPr="00165F3F" w:rsidRDefault="006761A0">
            <w:pPr>
              <w:jc w:val="center"/>
              <w:rPr>
                <w:sz w:val="24"/>
                <w:szCs w:val="24"/>
              </w:rPr>
            </w:pPr>
            <w:r w:rsidRPr="00165F3F">
              <w:rPr>
                <w:b/>
                <w:bCs/>
                <w:color w:val="FFFFFF"/>
                <w:sz w:val="24"/>
                <w:szCs w:val="24"/>
              </w:rPr>
              <w:t>Column Name</w:t>
            </w:r>
          </w:p>
        </w:tc>
        <w:tc>
          <w:tcPr>
            <w:tcW w:w="1600" w:type="dxa"/>
            <w:shd w:val="clear" w:color="auto" w:fill="FF6600"/>
            <w:tcMar>
              <w:top w:w="80" w:type="dxa"/>
              <w:left w:w="100" w:type="dxa"/>
              <w:bottom w:w="80" w:type="dxa"/>
              <w:right w:w="100" w:type="dxa"/>
            </w:tcMar>
            <w:vAlign w:val="center"/>
          </w:tcPr>
          <w:p w14:paraId="3AD6AA81" w14:textId="77777777" w:rsidR="00021B9B" w:rsidRPr="00165F3F" w:rsidRDefault="006761A0">
            <w:pPr>
              <w:jc w:val="center"/>
              <w:rPr>
                <w:sz w:val="24"/>
                <w:szCs w:val="24"/>
              </w:rPr>
            </w:pPr>
            <w:r w:rsidRPr="00165F3F">
              <w:rPr>
                <w:b/>
                <w:bCs/>
                <w:color w:val="FFFFFF"/>
                <w:sz w:val="24"/>
                <w:szCs w:val="24"/>
              </w:rPr>
              <w:t>Data Type</w:t>
            </w:r>
          </w:p>
        </w:tc>
        <w:tc>
          <w:tcPr>
            <w:tcW w:w="1400" w:type="dxa"/>
            <w:shd w:val="clear" w:color="auto" w:fill="FF6600"/>
            <w:tcMar>
              <w:top w:w="80" w:type="dxa"/>
              <w:left w:w="100" w:type="dxa"/>
              <w:bottom w:w="80" w:type="dxa"/>
              <w:right w:w="100" w:type="dxa"/>
            </w:tcMar>
            <w:vAlign w:val="center"/>
          </w:tcPr>
          <w:p w14:paraId="5857E670" w14:textId="77777777" w:rsidR="00021B9B" w:rsidRPr="00165F3F" w:rsidRDefault="006761A0">
            <w:pPr>
              <w:jc w:val="center"/>
              <w:rPr>
                <w:sz w:val="24"/>
                <w:szCs w:val="24"/>
              </w:rPr>
            </w:pPr>
            <w:r w:rsidRPr="00165F3F">
              <w:rPr>
                <w:b/>
                <w:bCs/>
                <w:color w:val="FFFFFF"/>
                <w:sz w:val="24"/>
                <w:szCs w:val="24"/>
              </w:rPr>
              <w:t>PK/FK/—</w:t>
            </w:r>
          </w:p>
        </w:tc>
        <w:tc>
          <w:tcPr>
            <w:tcW w:w="2600" w:type="dxa"/>
            <w:shd w:val="clear" w:color="auto" w:fill="FF6600"/>
            <w:tcMar>
              <w:top w:w="80" w:type="dxa"/>
              <w:left w:w="100" w:type="dxa"/>
              <w:bottom w:w="80" w:type="dxa"/>
              <w:right w:w="100" w:type="dxa"/>
            </w:tcMar>
            <w:vAlign w:val="center"/>
          </w:tcPr>
          <w:p w14:paraId="3F302CC8" w14:textId="77777777" w:rsidR="00021B9B" w:rsidRPr="00165F3F" w:rsidRDefault="006761A0">
            <w:pPr>
              <w:jc w:val="center"/>
              <w:rPr>
                <w:sz w:val="24"/>
                <w:szCs w:val="24"/>
              </w:rPr>
            </w:pPr>
            <w:r w:rsidRPr="00165F3F">
              <w:rPr>
                <w:b/>
                <w:bCs/>
                <w:color w:val="FFFFFF"/>
                <w:sz w:val="24"/>
                <w:szCs w:val="24"/>
              </w:rPr>
              <w:t>Constraints</w:t>
            </w:r>
          </w:p>
        </w:tc>
      </w:tr>
      <w:tr w:rsidR="00021B9B" w14:paraId="214E0B54" w14:textId="77777777">
        <w:tc>
          <w:tcPr>
            <w:tcW w:w="1800" w:type="dxa"/>
            <w:tcMar>
              <w:top w:w="80" w:type="dxa"/>
              <w:left w:w="100" w:type="dxa"/>
              <w:bottom w:w="80" w:type="dxa"/>
              <w:right w:w="100" w:type="dxa"/>
            </w:tcMar>
            <w:vAlign w:val="center"/>
          </w:tcPr>
          <w:p w14:paraId="5476A356" w14:textId="358D82C9" w:rsidR="00021B9B" w:rsidRPr="00165F3F" w:rsidRDefault="006761A0">
            <w:pPr>
              <w:rPr>
                <w:sz w:val="24"/>
                <w:szCs w:val="24"/>
              </w:rPr>
            </w:pPr>
            <w:r w:rsidRPr="00165F3F">
              <w:rPr>
                <w:color w:val="000000"/>
                <w:sz w:val="24"/>
                <w:szCs w:val="24"/>
              </w:rPr>
              <w:t xml:space="preserve"> </w:t>
            </w:r>
            <w:r w:rsidR="00087285" w:rsidRPr="00165F3F">
              <w:rPr>
                <w:color w:val="000000"/>
                <w:sz w:val="24"/>
                <w:szCs w:val="24"/>
              </w:rPr>
              <w:t>Department</w:t>
            </w:r>
          </w:p>
        </w:tc>
        <w:tc>
          <w:tcPr>
            <w:tcW w:w="1800" w:type="dxa"/>
            <w:tcMar>
              <w:top w:w="80" w:type="dxa"/>
              <w:left w:w="100" w:type="dxa"/>
              <w:bottom w:w="80" w:type="dxa"/>
              <w:right w:w="100" w:type="dxa"/>
            </w:tcMar>
            <w:vAlign w:val="center"/>
          </w:tcPr>
          <w:p w14:paraId="6664FC19" w14:textId="356DA0C5" w:rsidR="00021B9B" w:rsidRPr="00165F3F" w:rsidRDefault="00087285">
            <w:pPr>
              <w:rPr>
                <w:sz w:val="24"/>
                <w:szCs w:val="24"/>
              </w:rPr>
            </w:pPr>
            <w:r w:rsidRPr="00165F3F">
              <w:rPr>
                <w:color w:val="000000"/>
                <w:sz w:val="24"/>
                <w:szCs w:val="24"/>
              </w:rPr>
              <w:t>Department_</w:t>
            </w:r>
            <w:r w:rsidR="00493B44" w:rsidRPr="00165F3F">
              <w:rPr>
                <w:color w:val="000000"/>
                <w:sz w:val="24"/>
                <w:szCs w:val="24"/>
              </w:rPr>
              <w:t xml:space="preserve"> </w:t>
            </w:r>
            <w:r w:rsidRPr="00165F3F">
              <w:rPr>
                <w:color w:val="000000"/>
                <w:sz w:val="24"/>
                <w:szCs w:val="24"/>
              </w:rPr>
              <w:t xml:space="preserve">ID, </w:t>
            </w:r>
            <w:proofErr w:type="spellStart"/>
            <w:r w:rsidRPr="00165F3F">
              <w:rPr>
                <w:color w:val="000000"/>
                <w:sz w:val="24"/>
                <w:szCs w:val="24"/>
              </w:rPr>
              <w:t>Department_Name</w:t>
            </w:r>
            <w:proofErr w:type="spellEnd"/>
            <w:r w:rsidRPr="00165F3F">
              <w:rPr>
                <w:color w:val="000000"/>
                <w:sz w:val="24"/>
                <w:szCs w:val="24"/>
              </w:rPr>
              <w:t xml:space="preserve">, </w:t>
            </w:r>
            <w:proofErr w:type="spellStart"/>
            <w:r w:rsidRPr="00165F3F">
              <w:rPr>
                <w:color w:val="000000"/>
                <w:sz w:val="24"/>
                <w:szCs w:val="24"/>
              </w:rPr>
              <w:t>HOD_Name</w:t>
            </w:r>
            <w:proofErr w:type="spellEnd"/>
            <w:r w:rsidRPr="00165F3F">
              <w:rPr>
                <w:color w:val="000000"/>
                <w:sz w:val="24"/>
                <w:szCs w:val="24"/>
              </w:rPr>
              <w:t xml:space="preserve">, </w:t>
            </w:r>
            <w:proofErr w:type="spellStart"/>
            <w:r w:rsidRPr="00165F3F">
              <w:rPr>
                <w:color w:val="000000"/>
                <w:sz w:val="24"/>
                <w:szCs w:val="24"/>
              </w:rPr>
              <w:t>Office_Location</w:t>
            </w:r>
            <w:proofErr w:type="spellEnd"/>
          </w:p>
        </w:tc>
        <w:tc>
          <w:tcPr>
            <w:tcW w:w="1600" w:type="dxa"/>
            <w:tcMar>
              <w:top w:w="80" w:type="dxa"/>
              <w:left w:w="100" w:type="dxa"/>
              <w:bottom w:w="80" w:type="dxa"/>
              <w:right w:w="100" w:type="dxa"/>
            </w:tcMar>
            <w:vAlign w:val="center"/>
          </w:tcPr>
          <w:p w14:paraId="4B282D76" w14:textId="6105AE49" w:rsidR="00021B9B" w:rsidRPr="00165F3F" w:rsidRDefault="00087285">
            <w:pPr>
              <w:rPr>
                <w:sz w:val="24"/>
                <w:szCs w:val="24"/>
              </w:rPr>
            </w:pPr>
            <w:r w:rsidRPr="00165F3F">
              <w:rPr>
                <w:color w:val="000000"/>
                <w:sz w:val="24"/>
                <w:szCs w:val="24"/>
              </w:rPr>
              <w:t xml:space="preserve">INT, </w:t>
            </w:r>
            <w:proofErr w:type="gramStart"/>
            <w:r w:rsidRPr="00165F3F">
              <w:rPr>
                <w:color w:val="000000"/>
                <w:sz w:val="24"/>
                <w:szCs w:val="24"/>
              </w:rPr>
              <w:t>VARCHAR(</w:t>
            </w:r>
            <w:proofErr w:type="gramEnd"/>
            <w:r w:rsidRPr="00165F3F">
              <w:rPr>
                <w:color w:val="000000"/>
                <w:sz w:val="24"/>
                <w:szCs w:val="24"/>
              </w:rPr>
              <w:t xml:space="preserve">100), </w:t>
            </w:r>
            <w:proofErr w:type="gramStart"/>
            <w:r w:rsidRPr="00165F3F">
              <w:rPr>
                <w:color w:val="000000"/>
                <w:sz w:val="24"/>
                <w:szCs w:val="24"/>
              </w:rPr>
              <w:t>VARCHAR(</w:t>
            </w:r>
            <w:proofErr w:type="gramEnd"/>
            <w:r w:rsidRPr="00165F3F">
              <w:rPr>
                <w:color w:val="000000"/>
                <w:sz w:val="24"/>
                <w:szCs w:val="24"/>
              </w:rPr>
              <w:t xml:space="preserve">100), </w:t>
            </w:r>
            <w:proofErr w:type="gramStart"/>
            <w:r w:rsidRPr="00165F3F">
              <w:rPr>
                <w:color w:val="000000"/>
                <w:sz w:val="24"/>
                <w:szCs w:val="24"/>
              </w:rPr>
              <w:t>VARCHAR(</w:t>
            </w:r>
            <w:proofErr w:type="gramEnd"/>
            <w:r w:rsidRPr="00165F3F">
              <w:rPr>
                <w:color w:val="000000"/>
                <w:sz w:val="24"/>
                <w:szCs w:val="24"/>
              </w:rPr>
              <w:t xml:space="preserve">100) </w:t>
            </w:r>
          </w:p>
        </w:tc>
        <w:tc>
          <w:tcPr>
            <w:tcW w:w="1400" w:type="dxa"/>
            <w:tcMar>
              <w:top w:w="80" w:type="dxa"/>
              <w:left w:w="100" w:type="dxa"/>
              <w:bottom w:w="80" w:type="dxa"/>
              <w:right w:w="100" w:type="dxa"/>
            </w:tcMar>
            <w:vAlign w:val="center"/>
          </w:tcPr>
          <w:p w14:paraId="5F64F4A9" w14:textId="3055A4D5" w:rsidR="00021B9B" w:rsidRPr="00165F3F" w:rsidRDefault="006761A0">
            <w:pPr>
              <w:rPr>
                <w:sz w:val="24"/>
                <w:szCs w:val="24"/>
              </w:rPr>
            </w:pPr>
            <w:r w:rsidRPr="00165F3F">
              <w:rPr>
                <w:color w:val="000000"/>
                <w:sz w:val="24"/>
                <w:szCs w:val="24"/>
              </w:rPr>
              <w:t xml:space="preserve"> </w:t>
            </w:r>
            <w:r w:rsidR="00087285" w:rsidRPr="00165F3F">
              <w:rPr>
                <w:color w:val="000000"/>
                <w:sz w:val="24"/>
                <w:szCs w:val="24"/>
              </w:rPr>
              <w:t>PK, -, -, -</w:t>
            </w:r>
          </w:p>
        </w:tc>
        <w:tc>
          <w:tcPr>
            <w:tcW w:w="2600" w:type="dxa"/>
            <w:tcMar>
              <w:top w:w="80" w:type="dxa"/>
              <w:left w:w="100" w:type="dxa"/>
              <w:bottom w:w="80" w:type="dxa"/>
              <w:right w:w="100" w:type="dxa"/>
            </w:tcMar>
            <w:vAlign w:val="center"/>
          </w:tcPr>
          <w:p w14:paraId="3F0AEDB5" w14:textId="672F76E1" w:rsidR="00021B9B" w:rsidRPr="00165F3F" w:rsidRDefault="006761A0">
            <w:pPr>
              <w:rPr>
                <w:sz w:val="24"/>
                <w:szCs w:val="24"/>
              </w:rPr>
            </w:pPr>
            <w:r w:rsidRPr="00165F3F">
              <w:rPr>
                <w:color w:val="000000"/>
                <w:sz w:val="24"/>
                <w:szCs w:val="24"/>
              </w:rPr>
              <w:t xml:space="preserve"> </w:t>
            </w:r>
            <w:r w:rsidR="00087285" w:rsidRPr="00165F3F">
              <w:rPr>
                <w:color w:val="000000"/>
                <w:sz w:val="24"/>
                <w:szCs w:val="24"/>
              </w:rPr>
              <w:t>PK, NOT NULL, UNIQUE, DEFAULT</w:t>
            </w:r>
          </w:p>
        </w:tc>
      </w:tr>
      <w:tr w:rsidR="00021B9B" w14:paraId="01A98A1C" w14:textId="77777777">
        <w:tc>
          <w:tcPr>
            <w:tcW w:w="1800" w:type="dxa"/>
            <w:tcMar>
              <w:top w:w="80" w:type="dxa"/>
              <w:left w:w="100" w:type="dxa"/>
              <w:bottom w:w="80" w:type="dxa"/>
              <w:right w:w="100" w:type="dxa"/>
            </w:tcMar>
            <w:vAlign w:val="center"/>
          </w:tcPr>
          <w:p w14:paraId="4A154F6F" w14:textId="3B7D9342" w:rsidR="00021B9B" w:rsidRPr="00165F3F" w:rsidRDefault="006761A0">
            <w:pPr>
              <w:rPr>
                <w:sz w:val="24"/>
                <w:szCs w:val="24"/>
              </w:rPr>
            </w:pPr>
            <w:r w:rsidRPr="00165F3F">
              <w:rPr>
                <w:color w:val="000000"/>
                <w:sz w:val="24"/>
                <w:szCs w:val="24"/>
              </w:rPr>
              <w:t xml:space="preserve"> </w:t>
            </w:r>
            <w:r w:rsidR="00087285" w:rsidRPr="00165F3F">
              <w:rPr>
                <w:color w:val="000000"/>
                <w:sz w:val="24"/>
                <w:szCs w:val="24"/>
              </w:rPr>
              <w:t>Faculty</w:t>
            </w:r>
          </w:p>
        </w:tc>
        <w:tc>
          <w:tcPr>
            <w:tcW w:w="1800" w:type="dxa"/>
            <w:tcMar>
              <w:top w:w="80" w:type="dxa"/>
              <w:left w:w="100" w:type="dxa"/>
              <w:bottom w:w="80" w:type="dxa"/>
              <w:right w:w="100" w:type="dxa"/>
            </w:tcMar>
            <w:vAlign w:val="center"/>
          </w:tcPr>
          <w:p w14:paraId="2E953ED3" w14:textId="1B867207" w:rsidR="00021B9B" w:rsidRPr="00165F3F" w:rsidRDefault="00087285">
            <w:pPr>
              <w:rPr>
                <w:sz w:val="24"/>
                <w:szCs w:val="24"/>
              </w:rPr>
            </w:pPr>
            <w:proofErr w:type="spellStart"/>
            <w:r w:rsidRPr="00165F3F">
              <w:rPr>
                <w:color w:val="000000"/>
                <w:sz w:val="24"/>
                <w:szCs w:val="24"/>
              </w:rPr>
              <w:t>Faculty_ID</w:t>
            </w:r>
            <w:proofErr w:type="spellEnd"/>
            <w:r w:rsidRPr="00165F3F">
              <w:rPr>
                <w:color w:val="000000"/>
                <w:sz w:val="24"/>
                <w:szCs w:val="24"/>
              </w:rPr>
              <w:t xml:space="preserve">, </w:t>
            </w:r>
            <w:proofErr w:type="spellStart"/>
            <w:r w:rsidRPr="00165F3F">
              <w:rPr>
                <w:color w:val="000000"/>
                <w:sz w:val="24"/>
                <w:szCs w:val="24"/>
              </w:rPr>
              <w:t>Faculty_Name</w:t>
            </w:r>
            <w:proofErr w:type="spellEnd"/>
            <w:r w:rsidRPr="00165F3F">
              <w:rPr>
                <w:color w:val="000000"/>
                <w:sz w:val="24"/>
                <w:szCs w:val="24"/>
              </w:rPr>
              <w:t xml:space="preserve">, Email, Phone, Designation, </w:t>
            </w:r>
            <w:proofErr w:type="spellStart"/>
            <w:r w:rsidRPr="00165F3F">
              <w:rPr>
                <w:color w:val="000000"/>
                <w:sz w:val="24"/>
                <w:szCs w:val="24"/>
              </w:rPr>
              <w:t>Department_ID</w:t>
            </w:r>
            <w:proofErr w:type="spellEnd"/>
            <w:r w:rsidRPr="00165F3F">
              <w:rPr>
                <w:color w:val="000000"/>
                <w:sz w:val="24"/>
                <w:szCs w:val="24"/>
              </w:rPr>
              <w:t xml:space="preserve"> </w:t>
            </w:r>
          </w:p>
        </w:tc>
        <w:tc>
          <w:tcPr>
            <w:tcW w:w="1600" w:type="dxa"/>
            <w:tcMar>
              <w:top w:w="80" w:type="dxa"/>
              <w:left w:w="100" w:type="dxa"/>
              <w:bottom w:w="80" w:type="dxa"/>
              <w:right w:w="100" w:type="dxa"/>
            </w:tcMar>
            <w:vAlign w:val="center"/>
          </w:tcPr>
          <w:p w14:paraId="2E97F4E7" w14:textId="0AFBDF30" w:rsidR="00021B9B" w:rsidRPr="00165F3F" w:rsidRDefault="00087285">
            <w:pPr>
              <w:rPr>
                <w:sz w:val="24"/>
                <w:szCs w:val="24"/>
              </w:rPr>
            </w:pPr>
            <w:r w:rsidRPr="00165F3F">
              <w:rPr>
                <w:color w:val="000000"/>
                <w:sz w:val="24"/>
                <w:szCs w:val="24"/>
              </w:rPr>
              <w:t xml:space="preserve">INT, </w:t>
            </w:r>
            <w:proofErr w:type="gramStart"/>
            <w:r w:rsidRPr="00165F3F">
              <w:rPr>
                <w:color w:val="000000"/>
                <w:sz w:val="24"/>
                <w:szCs w:val="24"/>
              </w:rPr>
              <w:t>VARCHAR(</w:t>
            </w:r>
            <w:proofErr w:type="gramEnd"/>
            <w:r w:rsidRPr="00165F3F">
              <w:rPr>
                <w:color w:val="000000"/>
                <w:sz w:val="24"/>
                <w:szCs w:val="24"/>
              </w:rPr>
              <w:t xml:space="preserve">100), </w:t>
            </w:r>
            <w:proofErr w:type="gramStart"/>
            <w:r w:rsidRPr="00165F3F">
              <w:rPr>
                <w:color w:val="000000"/>
                <w:sz w:val="24"/>
                <w:szCs w:val="24"/>
              </w:rPr>
              <w:t>VARCHAR(</w:t>
            </w:r>
            <w:proofErr w:type="gramEnd"/>
            <w:r w:rsidRPr="00165F3F">
              <w:rPr>
                <w:color w:val="000000"/>
                <w:sz w:val="24"/>
                <w:szCs w:val="24"/>
              </w:rPr>
              <w:t xml:space="preserve">100), </w:t>
            </w:r>
            <w:proofErr w:type="gramStart"/>
            <w:r w:rsidRPr="00165F3F">
              <w:rPr>
                <w:color w:val="000000"/>
                <w:sz w:val="24"/>
                <w:szCs w:val="24"/>
              </w:rPr>
              <w:t>VARCHAR(</w:t>
            </w:r>
            <w:proofErr w:type="gramEnd"/>
            <w:r w:rsidRPr="00165F3F">
              <w:rPr>
                <w:color w:val="000000"/>
                <w:sz w:val="24"/>
                <w:szCs w:val="24"/>
              </w:rPr>
              <w:t xml:space="preserve">15), </w:t>
            </w:r>
            <w:proofErr w:type="gramStart"/>
            <w:r w:rsidRPr="00165F3F">
              <w:rPr>
                <w:color w:val="000000"/>
                <w:sz w:val="24"/>
                <w:szCs w:val="24"/>
              </w:rPr>
              <w:t>VARCHAR(</w:t>
            </w:r>
            <w:proofErr w:type="gramEnd"/>
            <w:r w:rsidRPr="00165F3F">
              <w:rPr>
                <w:color w:val="000000"/>
                <w:sz w:val="24"/>
                <w:szCs w:val="24"/>
              </w:rPr>
              <w:t xml:space="preserve">50), INT </w:t>
            </w:r>
          </w:p>
        </w:tc>
        <w:tc>
          <w:tcPr>
            <w:tcW w:w="1400" w:type="dxa"/>
            <w:tcMar>
              <w:top w:w="80" w:type="dxa"/>
              <w:left w:w="100" w:type="dxa"/>
              <w:bottom w:w="80" w:type="dxa"/>
              <w:right w:w="100" w:type="dxa"/>
            </w:tcMar>
            <w:vAlign w:val="center"/>
          </w:tcPr>
          <w:p w14:paraId="169B0A00" w14:textId="76A32310" w:rsidR="00021B9B" w:rsidRPr="00165F3F" w:rsidRDefault="006761A0">
            <w:pPr>
              <w:rPr>
                <w:sz w:val="24"/>
                <w:szCs w:val="24"/>
              </w:rPr>
            </w:pPr>
            <w:r w:rsidRPr="00165F3F">
              <w:rPr>
                <w:color w:val="000000"/>
                <w:sz w:val="24"/>
                <w:szCs w:val="24"/>
              </w:rPr>
              <w:t xml:space="preserve"> </w:t>
            </w:r>
            <w:r w:rsidR="00087285" w:rsidRPr="00165F3F">
              <w:rPr>
                <w:color w:val="000000"/>
                <w:sz w:val="24"/>
                <w:szCs w:val="24"/>
              </w:rPr>
              <w:t>PK, -, -, -, -, FK</w:t>
            </w:r>
          </w:p>
        </w:tc>
        <w:tc>
          <w:tcPr>
            <w:tcW w:w="2600" w:type="dxa"/>
            <w:tcMar>
              <w:top w:w="80" w:type="dxa"/>
              <w:left w:w="100" w:type="dxa"/>
              <w:bottom w:w="80" w:type="dxa"/>
              <w:right w:w="100" w:type="dxa"/>
            </w:tcMar>
            <w:vAlign w:val="center"/>
          </w:tcPr>
          <w:p w14:paraId="54DB71CC" w14:textId="0F48F486" w:rsidR="00021B9B" w:rsidRPr="00165F3F" w:rsidRDefault="006761A0">
            <w:pPr>
              <w:rPr>
                <w:sz w:val="24"/>
                <w:szCs w:val="24"/>
              </w:rPr>
            </w:pPr>
            <w:r w:rsidRPr="00165F3F">
              <w:rPr>
                <w:color w:val="000000"/>
                <w:sz w:val="24"/>
                <w:szCs w:val="24"/>
              </w:rPr>
              <w:t xml:space="preserve"> </w:t>
            </w:r>
            <w:r w:rsidR="00087285" w:rsidRPr="00165F3F">
              <w:rPr>
                <w:color w:val="000000"/>
                <w:sz w:val="24"/>
                <w:szCs w:val="24"/>
              </w:rPr>
              <w:t>PK, NOT NULL, UNIQUE, DEFAULT, FK</w:t>
            </w:r>
          </w:p>
        </w:tc>
      </w:tr>
      <w:tr w:rsidR="00021B9B" w14:paraId="14101A5F" w14:textId="77777777">
        <w:tc>
          <w:tcPr>
            <w:tcW w:w="1800" w:type="dxa"/>
            <w:tcMar>
              <w:top w:w="80" w:type="dxa"/>
              <w:left w:w="100" w:type="dxa"/>
              <w:bottom w:w="80" w:type="dxa"/>
              <w:right w:w="100" w:type="dxa"/>
            </w:tcMar>
            <w:vAlign w:val="center"/>
          </w:tcPr>
          <w:p w14:paraId="60241655" w14:textId="71B4FCE3" w:rsidR="00021B9B" w:rsidRPr="00165F3F" w:rsidRDefault="00087285">
            <w:pPr>
              <w:rPr>
                <w:sz w:val="24"/>
                <w:szCs w:val="24"/>
              </w:rPr>
            </w:pPr>
            <w:r w:rsidRPr="00165F3F">
              <w:rPr>
                <w:color w:val="000000"/>
                <w:sz w:val="24"/>
                <w:szCs w:val="24"/>
              </w:rPr>
              <w:t>Course</w:t>
            </w:r>
          </w:p>
        </w:tc>
        <w:tc>
          <w:tcPr>
            <w:tcW w:w="1800" w:type="dxa"/>
            <w:tcMar>
              <w:top w:w="80" w:type="dxa"/>
              <w:left w:w="100" w:type="dxa"/>
              <w:bottom w:w="80" w:type="dxa"/>
              <w:right w:w="100" w:type="dxa"/>
            </w:tcMar>
            <w:vAlign w:val="center"/>
          </w:tcPr>
          <w:p w14:paraId="6379A3A1" w14:textId="7422FAFD" w:rsidR="00021B9B" w:rsidRPr="00165F3F" w:rsidRDefault="00892AE1">
            <w:pPr>
              <w:rPr>
                <w:sz w:val="24"/>
                <w:szCs w:val="24"/>
              </w:rPr>
            </w:pPr>
            <w:proofErr w:type="spellStart"/>
            <w:r w:rsidRPr="00165F3F">
              <w:rPr>
                <w:color w:val="000000"/>
                <w:sz w:val="24"/>
                <w:szCs w:val="24"/>
              </w:rPr>
              <w:t>Course_ID,</w:t>
            </w:r>
            <w:del w:id="14" w:author="sandeep kelangi" w:date="2026-09-22T11:02:00Z" w16du:dateUtc="2026-09-22T05:32:00Z">
              <w:r w:rsidRPr="00165F3F" w:rsidDel="00244A2D">
                <w:rPr>
                  <w:color w:val="000000"/>
                  <w:sz w:val="24"/>
                  <w:szCs w:val="24"/>
                </w:rPr>
                <w:delText xml:space="preserve"> </w:delText>
              </w:r>
            </w:del>
            <w:r w:rsidRPr="00165F3F">
              <w:rPr>
                <w:color w:val="000000"/>
                <w:sz w:val="24"/>
                <w:szCs w:val="24"/>
              </w:rPr>
              <w:t>Course_Name</w:t>
            </w:r>
            <w:proofErr w:type="spellEnd"/>
            <w:r w:rsidRPr="00165F3F">
              <w:rPr>
                <w:color w:val="000000"/>
                <w:sz w:val="24"/>
                <w:szCs w:val="24"/>
              </w:rPr>
              <w:t xml:space="preserve">, Duration, </w:t>
            </w:r>
            <w:proofErr w:type="spellStart"/>
            <w:r w:rsidRPr="00165F3F">
              <w:rPr>
                <w:color w:val="000000"/>
                <w:sz w:val="24"/>
                <w:szCs w:val="24"/>
              </w:rPr>
              <w:t>Department_ID</w:t>
            </w:r>
            <w:proofErr w:type="spellEnd"/>
          </w:p>
        </w:tc>
        <w:tc>
          <w:tcPr>
            <w:tcW w:w="1600" w:type="dxa"/>
            <w:tcMar>
              <w:top w:w="80" w:type="dxa"/>
              <w:left w:w="100" w:type="dxa"/>
              <w:bottom w:w="80" w:type="dxa"/>
              <w:right w:w="100" w:type="dxa"/>
            </w:tcMar>
            <w:vAlign w:val="center"/>
          </w:tcPr>
          <w:p w14:paraId="4C873A3E" w14:textId="21627051" w:rsidR="00021B9B" w:rsidRPr="00165F3F" w:rsidRDefault="00892AE1">
            <w:pPr>
              <w:rPr>
                <w:sz w:val="24"/>
                <w:szCs w:val="24"/>
              </w:rPr>
            </w:pPr>
            <w:r w:rsidRPr="00165F3F">
              <w:rPr>
                <w:color w:val="000000"/>
                <w:sz w:val="24"/>
                <w:szCs w:val="24"/>
              </w:rPr>
              <w:t xml:space="preserve">INT, </w:t>
            </w:r>
            <w:proofErr w:type="gramStart"/>
            <w:r w:rsidRPr="00165F3F">
              <w:rPr>
                <w:color w:val="000000"/>
                <w:sz w:val="24"/>
                <w:szCs w:val="24"/>
              </w:rPr>
              <w:t>VARCHAR(</w:t>
            </w:r>
            <w:proofErr w:type="gramEnd"/>
            <w:r w:rsidRPr="00165F3F">
              <w:rPr>
                <w:color w:val="000000"/>
                <w:sz w:val="24"/>
                <w:szCs w:val="24"/>
              </w:rPr>
              <w:t>100), INT, INT</w:t>
            </w:r>
          </w:p>
        </w:tc>
        <w:tc>
          <w:tcPr>
            <w:tcW w:w="1400" w:type="dxa"/>
            <w:tcMar>
              <w:top w:w="80" w:type="dxa"/>
              <w:left w:w="100" w:type="dxa"/>
              <w:bottom w:w="80" w:type="dxa"/>
              <w:right w:w="100" w:type="dxa"/>
            </w:tcMar>
            <w:vAlign w:val="center"/>
          </w:tcPr>
          <w:p w14:paraId="7AD245CB" w14:textId="1E300E4D" w:rsidR="00021B9B" w:rsidRPr="00165F3F" w:rsidRDefault="00892AE1">
            <w:pPr>
              <w:rPr>
                <w:sz w:val="24"/>
                <w:szCs w:val="24"/>
              </w:rPr>
            </w:pPr>
            <w:r w:rsidRPr="00165F3F">
              <w:rPr>
                <w:color w:val="000000"/>
                <w:sz w:val="24"/>
                <w:szCs w:val="24"/>
              </w:rPr>
              <w:t>PK, -, -, FK</w:t>
            </w:r>
          </w:p>
        </w:tc>
        <w:tc>
          <w:tcPr>
            <w:tcW w:w="2600" w:type="dxa"/>
            <w:tcMar>
              <w:top w:w="80" w:type="dxa"/>
              <w:left w:w="100" w:type="dxa"/>
              <w:bottom w:w="80" w:type="dxa"/>
              <w:right w:w="100" w:type="dxa"/>
            </w:tcMar>
            <w:vAlign w:val="center"/>
          </w:tcPr>
          <w:p w14:paraId="6FCC84D0" w14:textId="11EE2035" w:rsidR="00021B9B" w:rsidRPr="00165F3F" w:rsidRDefault="00892AE1">
            <w:pPr>
              <w:rPr>
                <w:sz w:val="24"/>
                <w:szCs w:val="24"/>
              </w:rPr>
            </w:pPr>
            <w:r w:rsidRPr="00165F3F">
              <w:rPr>
                <w:color w:val="000000"/>
                <w:sz w:val="24"/>
                <w:szCs w:val="24"/>
              </w:rPr>
              <w:t>PK, NOT NULL, UNIQUE, CHECK, FK</w:t>
            </w:r>
          </w:p>
        </w:tc>
      </w:tr>
      <w:tr w:rsidR="00021B9B" w:rsidRPr="00493B44" w14:paraId="1852D65C" w14:textId="77777777">
        <w:tc>
          <w:tcPr>
            <w:tcW w:w="1800" w:type="dxa"/>
            <w:tcMar>
              <w:top w:w="80" w:type="dxa"/>
              <w:left w:w="100" w:type="dxa"/>
              <w:bottom w:w="80" w:type="dxa"/>
              <w:right w:w="100" w:type="dxa"/>
            </w:tcMar>
            <w:vAlign w:val="center"/>
          </w:tcPr>
          <w:p w14:paraId="29AD1682" w14:textId="77777777" w:rsidR="00892AE1" w:rsidRPr="00165F3F" w:rsidRDefault="006761A0">
            <w:pPr>
              <w:rPr>
                <w:sz w:val="24"/>
                <w:szCs w:val="24"/>
              </w:rPr>
            </w:pPr>
            <w:r w:rsidRPr="00165F3F">
              <w:rPr>
                <w:color w:val="000000"/>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892AE1" w:rsidRPr="00165F3F" w14:paraId="2CF85737" w14:textId="77777777">
              <w:trPr>
                <w:tblCellSpacing w:w="15" w:type="dxa"/>
              </w:trPr>
              <w:tc>
                <w:tcPr>
                  <w:tcW w:w="0" w:type="auto"/>
                  <w:vAlign w:val="center"/>
                  <w:hideMark/>
                </w:tcPr>
                <w:p w14:paraId="7045486C" w14:textId="77777777" w:rsidR="00892AE1" w:rsidRPr="00165F3F" w:rsidRDefault="00892AE1" w:rsidP="00892AE1">
                  <w:pPr>
                    <w:rPr>
                      <w:color w:val="000000"/>
                      <w:sz w:val="24"/>
                      <w:szCs w:val="24"/>
                    </w:rPr>
                  </w:pPr>
                  <w:r w:rsidRPr="00165F3F">
                    <w:rPr>
                      <w:color w:val="000000"/>
                      <w:sz w:val="24"/>
                      <w:szCs w:val="24"/>
                    </w:rPr>
                    <w:t>Student</w:t>
                  </w:r>
                </w:p>
              </w:tc>
            </w:tr>
          </w:tbl>
          <w:p w14:paraId="4E3695BF" w14:textId="77777777" w:rsidR="00892AE1" w:rsidRPr="00165F3F" w:rsidRDefault="00892AE1" w:rsidP="00892AE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AE1" w:rsidRPr="00165F3F" w14:paraId="02C1802F" w14:textId="77777777">
              <w:trPr>
                <w:tblCellSpacing w:w="15" w:type="dxa"/>
              </w:trPr>
              <w:tc>
                <w:tcPr>
                  <w:tcW w:w="0" w:type="auto"/>
                  <w:vAlign w:val="center"/>
                  <w:hideMark/>
                </w:tcPr>
                <w:p w14:paraId="1F1BA624" w14:textId="77777777" w:rsidR="00892AE1" w:rsidRPr="00165F3F" w:rsidRDefault="00892AE1" w:rsidP="00892AE1">
                  <w:pPr>
                    <w:rPr>
                      <w:color w:val="000000"/>
                      <w:sz w:val="24"/>
                      <w:szCs w:val="24"/>
                    </w:rPr>
                  </w:pPr>
                </w:p>
              </w:tc>
            </w:tr>
            <w:tr w:rsidR="00892AE1" w:rsidRPr="00165F3F" w14:paraId="60029CDD" w14:textId="77777777">
              <w:trPr>
                <w:tblCellSpacing w:w="15" w:type="dxa"/>
              </w:trPr>
              <w:tc>
                <w:tcPr>
                  <w:tcW w:w="0" w:type="auto"/>
                  <w:vAlign w:val="center"/>
                </w:tcPr>
                <w:p w14:paraId="2036590A" w14:textId="77777777" w:rsidR="00892AE1" w:rsidRPr="00165F3F" w:rsidRDefault="00892AE1" w:rsidP="00892AE1">
                  <w:pPr>
                    <w:rPr>
                      <w:color w:val="000000"/>
                      <w:sz w:val="24"/>
                      <w:szCs w:val="24"/>
                    </w:rPr>
                  </w:pPr>
                </w:p>
              </w:tc>
            </w:tr>
          </w:tbl>
          <w:p w14:paraId="48D07D43" w14:textId="6B72AEE9" w:rsidR="00021B9B" w:rsidRPr="00165F3F" w:rsidRDefault="00021B9B">
            <w:pPr>
              <w:rPr>
                <w:sz w:val="24"/>
                <w:szCs w:val="24"/>
              </w:rPr>
            </w:pPr>
          </w:p>
        </w:tc>
        <w:tc>
          <w:tcPr>
            <w:tcW w:w="1800" w:type="dxa"/>
            <w:tcMar>
              <w:top w:w="80" w:type="dxa"/>
              <w:left w:w="100" w:type="dxa"/>
              <w:bottom w:w="80" w:type="dxa"/>
              <w:right w:w="100" w:type="dxa"/>
            </w:tcMar>
            <w:vAlign w:val="center"/>
          </w:tcPr>
          <w:p w14:paraId="01624983" w14:textId="5A069741" w:rsidR="00021B9B" w:rsidRPr="00165F3F" w:rsidRDefault="006761A0">
            <w:pPr>
              <w:rPr>
                <w:sz w:val="24"/>
                <w:szCs w:val="24"/>
              </w:rPr>
            </w:pPr>
            <w:r w:rsidRPr="00165F3F">
              <w:rPr>
                <w:color w:val="000000"/>
                <w:sz w:val="24"/>
                <w:szCs w:val="24"/>
              </w:rPr>
              <w:t xml:space="preserve"> </w:t>
            </w:r>
            <w:r w:rsidR="00892AE1" w:rsidRPr="00165F3F">
              <w:rPr>
                <w:color w:val="000000"/>
                <w:sz w:val="24"/>
                <w:szCs w:val="24"/>
              </w:rPr>
              <w:t xml:space="preserve">Student_ID, </w:t>
            </w:r>
            <w:proofErr w:type="spellStart"/>
            <w:r w:rsidR="00892AE1" w:rsidRPr="00165F3F">
              <w:rPr>
                <w:color w:val="000000"/>
                <w:sz w:val="24"/>
                <w:szCs w:val="24"/>
              </w:rPr>
              <w:t>Student_Name</w:t>
            </w:r>
            <w:proofErr w:type="spellEnd"/>
            <w:r w:rsidR="00892AE1" w:rsidRPr="00165F3F">
              <w:rPr>
                <w:color w:val="000000"/>
                <w:sz w:val="24"/>
                <w:szCs w:val="24"/>
              </w:rPr>
              <w:t xml:space="preserve">, </w:t>
            </w:r>
            <w:proofErr w:type="spellStart"/>
            <w:r w:rsidR="00892AE1" w:rsidRPr="00165F3F">
              <w:rPr>
                <w:color w:val="000000"/>
                <w:sz w:val="24"/>
                <w:szCs w:val="24"/>
              </w:rPr>
              <w:t>Date_of_Birth</w:t>
            </w:r>
            <w:proofErr w:type="spellEnd"/>
            <w:r w:rsidR="00892AE1" w:rsidRPr="00165F3F">
              <w:rPr>
                <w:color w:val="000000"/>
                <w:sz w:val="24"/>
                <w:szCs w:val="24"/>
              </w:rPr>
              <w:t xml:space="preserve">, Gender, Email, Phone, Address, </w:t>
            </w:r>
            <w:proofErr w:type="spellStart"/>
            <w:r w:rsidR="00892AE1" w:rsidRPr="00165F3F">
              <w:rPr>
                <w:color w:val="000000"/>
                <w:sz w:val="24"/>
                <w:szCs w:val="24"/>
              </w:rPr>
              <w:t>Course_ID</w:t>
            </w:r>
            <w:proofErr w:type="spellEnd"/>
          </w:p>
        </w:tc>
        <w:tc>
          <w:tcPr>
            <w:tcW w:w="1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892AE1" w:rsidRPr="00165F3F" w14:paraId="0FADF1EB" w14:textId="77777777">
              <w:trPr>
                <w:tblCellSpacing w:w="15" w:type="dxa"/>
              </w:trPr>
              <w:tc>
                <w:tcPr>
                  <w:tcW w:w="0" w:type="auto"/>
                  <w:vAlign w:val="center"/>
                  <w:hideMark/>
                </w:tcPr>
                <w:p w14:paraId="765AAD0E" w14:textId="77777777" w:rsidR="00892AE1" w:rsidRPr="00165F3F" w:rsidRDefault="00892AE1" w:rsidP="00892AE1">
                  <w:pPr>
                    <w:rPr>
                      <w:color w:val="000000"/>
                      <w:sz w:val="24"/>
                      <w:szCs w:val="24"/>
                    </w:rPr>
                  </w:pPr>
                  <w:r w:rsidRPr="00165F3F">
                    <w:rPr>
                      <w:color w:val="000000"/>
                      <w:sz w:val="24"/>
                      <w:szCs w:val="24"/>
                    </w:rPr>
                    <w:t xml:space="preserve">INT, </w:t>
                  </w:r>
                  <w:proofErr w:type="gramStart"/>
                  <w:r w:rsidRPr="00165F3F">
                    <w:rPr>
                      <w:color w:val="000000"/>
                      <w:sz w:val="24"/>
                      <w:szCs w:val="24"/>
                    </w:rPr>
                    <w:t>VARCHAR(</w:t>
                  </w:r>
                  <w:proofErr w:type="gramEnd"/>
                  <w:r w:rsidRPr="00165F3F">
                    <w:rPr>
                      <w:color w:val="000000"/>
                      <w:sz w:val="24"/>
                      <w:szCs w:val="24"/>
                    </w:rPr>
                    <w:t xml:space="preserve">100), DATE, </w:t>
                  </w:r>
                  <w:proofErr w:type="gramStart"/>
                  <w:r w:rsidRPr="00165F3F">
                    <w:rPr>
                      <w:color w:val="000000"/>
                      <w:sz w:val="24"/>
                      <w:szCs w:val="24"/>
                    </w:rPr>
                    <w:t>VARCHAR(</w:t>
                  </w:r>
                  <w:proofErr w:type="gramEnd"/>
                  <w:r w:rsidRPr="00165F3F">
                    <w:rPr>
                      <w:color w:val="000000"/>
                      <w:sz w:val="24"/>
                      <w:szCs w:val="24"/>
                    </w:rPr>
                    <w:t xml:space="preserve">10), </w:t>
                  </w:r>
                  <w:proofErr w:type="gramStart"/>
                  <w:r w:rsidRPr="00165F3F">
                    <w:rPr>
                      <w:color w:val="000000"/>
                      <w:sz w:val="24"/>
                      <w:szCs w:val="24"/>
                    </w:rPr>
                    <w:t>VARCHAR(</w:t>
                  </w:r>
                  <w:proofErr w:type="gramEnd"/>
                  <w:r w:rsidRPr="00165F3F">
                    <w:rPr>
                      <w:color w:val="000000"/>
                      <w:sz w:val="24"/>
                      <w:szCs w:val="24"/>
                    </w:rPr>
                    <w:t xml:space="preserve">100), </w:t>
                  </w:r>
                  <w:proofErr w:type="gramStart"/>
                  <w:r w:rsidRPr="00165F3F">
                    <w:rPr>
                      <w:color w:val="000000"/>
                      <w:sz w:val="24"/>
                      <w:szCs w:val="24"/>
                    </w:rPr>
                    <w:t>VARCHAR(</w:t>
                  </w:r>
                  <w:proofErr w:type="gramEnd"/>
                  <w:r w:rsidRPr="00165F3F">
                    <w:rPr>
                      <w:color w:val="000000"/>
                      <w:sz w:val="24"/>
                      <w:szCs w:val="24"/>
                    </w:rPr>
                    <w:t xml:space="preserve">15), </w:t>
                  </w:r>
                  <w:proofErr w:type="gramStart"/>
                  <w:r w:rsidRPr="00165F3F">
                    <w:rPr>
                      <w:color w:val="000000"/>
                      <w:sz w:val="24"/>
                      <w:szCs w:val="24"/>
                    </w:rPr>
                    <w:t>VARCHAR(</w:t>
                  </w:r>
                  <w:proofErr w:type="gramEnd"/>
                  <w:r w:rsidRPr="00165F3F">
                    <w:rPr>
                      <w:color w:val="000000"/>
                      <w:sz w:val="24"/>
                      <w:szCs w:val="24"/>
                    </w:rPr>
                    <w:t>200), INT</w:t>
                  </w:r>
                </w:p>
              </w:tc>
            </w:tr>
          </w:tbl>
          <w:p w14:paraId="1F26735A" w14:textId="77777777" w:rsidR="00892AE1" w:rsidRPr="00165F3F" w:rsidRDefault="00892AE1" w:rsidP="00892AE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AE1" w:rsidRPr="00165F3F" w14:paraId="00EA09D1" w14:textId="77777777">
              <w:trPr>
                <w:tblCellSpacing w:w="15" w:type="dxa"/>
              </w:trPr>
              <w:tc>
                <w:tcPr>
                  <w:tcW w:w="0" w:type="auto"/>
                  <w:vAlign w:val="center"/>
                  <w:hideMark/>
                </w:tcPr>
                <w:p w14:paraId="21241944" w14:textId="77777777" w:rsidR="00892AE1" w:rsidRPr="00165F3F" w:rsidRDefault="00892AE1" w:rsidP="00892AE1">
                  <w:pPr>
                    <w:rPr>
                      <w:color w:val="000000"/>
                      <w:sz w:val="24"/>
                      <w:szCs w:val="24"/>
                    </w:rPr>
                  </w:pPr>
                </w:p>
              </w:tc>
            </w:tr>
          </w:tbl>
          <w:p w14:paraId="32AAD5B9" w14:textId="26145DAE" w:rsidR="00021B9B" w:rsidRPr="00165F3F" w:rsidRDefault="00021B9B">
            <w:pPr>
              <w:rPr>
                <w:sz w:val="24"/>
                <w:szCs w:val="24"/>
              </w:rPr>
            </w:pPr>
          </w:p>
        </w:tc>
        <w:tc>
          <w:tcPr>
            <w:tcW w:w="1400" w:type="dxa"/>
            <w:tcMar>
              <w:top w:w="80" w:type="dxa"/>
              <w:left w:w="100" w:type="dxa"/>
              <w:bottom w:w="80" w:type="dxa"/>
              <w:right w:w="100" w:type="dxa"/>
            </w:tcMar>
            <w:vAlign w:val="center"/>
          </w:tcPr>
          <w:p w14:paraId="4BB3FA30" w14:textId="77777777" w:rsidR="00892AE1" w:rsidRPr="00165F3F" w:rsidRDefault="006761A0">
            <w:pPr>
              <w:rPr>
                <w:sz w:val="24"/>
                <w:szCs w:val="24"/>
              </w:rPr>
            </w:pPr>
            <w:r w:rsidRPr="00165F3F">
              <w:rPr>
                <w:color w:val="000000"/>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892AE1" w:rsidRPr="00165F3F" w14:paraId="4360E1C1" w14:textId="77777777">
              <w:trPr>
                <w:tblCellSpacing w:w="15" w:type="dxa"/>
              </w:trPr>
              <w:tc>
                <w:tcPr>
                  <w:tcW w:w="0" w:type="auto"/>
                  <w:vAlign w:val="center"/>
                  <w:hideMark/>
                </w:tcPr>
                <w:p w14:paraId="5291EDE9" w14:textId="1D6BD370" w:rsidR="00892AE1" w:rsidRPr="00165F3F" w:rsidRDefault="00892AE1" w:rsidP="00892AE1">
                  <w:pPr>
                    <w:rPr>
                      <w:color w:val="000000"/>
                      <w:sz w:val="24"/>
                      <w:szCs w:val="24"/>
                    </w:rPr>
                  </w:pPr>
                  <w:r w:rsidRPr="00165F3F">
                    <w:rPr>
                      <w:color w:val="000000"/>
                      <w:sz w:val="24"/>
                      <w:szCs w:val="24"/>
                    </w:rPr>
                    <w:t>PK, -, -, -, -, -, -, FK</w:t>
                  </w:r>
                </w:p>
              </w:tc>
            </w:tr>
            <w:tr w:rsidR="00892AE1" w:rsidRPr="00165F3F" w14:paraId="4D2C3538" w14:textId="77777777">
              <w:trPr>
                <w:tblCellSpacing w:w="15" w:type="dxa"/>
              </w:trPr>
              <w:tc>
                <w:tcPr>
                  <w:tcW w:w="0" w:type="auto"/>
                  <w:vAlign w:val="center"/>
                </w:tcPr>
                <w:p w14:paraId="4D2630D5" w14:textId="77777777" w:rsidR="00892AE1" w:rsidRPr="00165F3F" w:rsidRDefault="00892AE1" w:rsidP="00892AE1">
                  <w:pPr>
                    <w:rPr>
                      <w:color w:val="000000"/>
                      <w:sz w:val="24"/>
                      <w:szCs w:val="24"/>
                    </w:rPr>
                  </w:pPr>
                </w:p>
              </w:tc>
            </w:tr>
            <w:tr w:rsidR="00892AE1" w:rsidRPr="00165F3F" w14:paraId="5EC605B1" w14:textId="77777777">
              <w:trPr>
                <w:tblCellSpacing w:w="15" w:type="dxa"/>
              </w:trPr>
              <w:tc>
                <w:tcPr>
                  <w:tcW w:w="0" w:type="auto"/>
                  <w:vAlign w:val="center"/>
                </w:tcPr>
                <w:p w14:paraId="5D9CADD7" w14:textId="77777777" w:rsidR="00892AE1" w:rsidRPr="00165F3F" w:rsidRDefault="00892AE1" w:rsidP="00892AE1">
                  <w:pPr>
                    <w:rPr>
                      <w:color w:val="000000"/>
                      <w:sz w:val="24"/>
                      <w:szCs w:val="24"/>
                    </w:rPr>
                  </w:pPr>
                </w:p>
              </w:tc>
            </w:tr>
          </w:tbl>
          <w:p w14:paraId="76C18858" w14:textId="77777777" w:rsidR="00892AE1" w:rsidRPr="00165F3F" w:rsidRDefault="00892AE1" w:rsidP="00892AE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AE1" w:rsidRPr="00165F3F" w14:paraId="6D4C4ABA" w14:textId="77777777">
              <w:trPr>
                <w:tblCellSpacing w:w="15" w:type="dxa"/>
              </w:trPr>
              <w:tc>
                <w:tcPr>
                  <w:tcW w:w="0" w:type="auto"/>
                  <w:vAlign w:val="center"/>
                  <w:hideMark/>
                </w:tcPr>
                <w:p w14:paraId="799892FF" w14:textId="77777777" w:rsidR="00892AE1" w:rsidRPr="00165F3F" w:rsidRDefault="00892AE1" w:rsidP="00892AE1">
                  <w:pPr>
                    <w:rPr>
                      <w:color w:val="000000"/>
                      <w:sz w:val="24"/>
                      <w:szCs w:val="24"/>
                    </w:rPr>
                  </w:pPr>
                </w:p>
              </w:tc>
            </w:tr>
          </w:tbl>
          <w:p w14:paraId="5ED5D759" w14:textId="17524F2C" w:rsidR="00021B9B" w:rsidRPr="00165F3F" w:rsidRDefault="00021B9B">
            <w:pPr>
              <w:rPr>
                <w:sz w:val="24"/>
                <w:szCs w:val="24"/>
              </w:rPr>
            </w:pPr>
          </w:p>
        </w:tc>
        <w:tc>
          <w:tcPr>
            <w:tcW w:w="2600" w:type="dxa"/>
            <w:tcMar>
              <w:top w:w="80" w:type="dxa"/>
              <w:left w:w="100" w:type="dxa"/>
              <w:bottom w:w="80" w:type="dxa"/>
              <w:right w:w="100" w:type="dxa"/>
            </w:tcMar>
            <w:vAlign w:val="center"/>
          </w:tcPr>
          <w:p w14:paraId="4CB35F10" w14:textId="3FC555AB" w:rsidR="00021B9B" w:rsidRPr="00165F3F" w:rsidRDefault="006761A0">
            <w:pPr>
              <w:rPr>
                <w:sz w:val="24"/>
                <w:szCs w:val="24"/>
              </w:rPr>
            </w:pPr>
            <w:r w:rsidRPr="00165F3F">
              <w:rPr>
                <w:color w:val="000000"/>
                <w:sz w:val="24"/>
                <w:szCs w:val="24"/>
              </w:rPr>
              <w:t xml:space="preserve"> </w:t>
            </w:r>
            <w:r w:rsidR="00892AE1" w:rsidRPr="00165F3F">
              <w:rPr>
                <w:color w:val="000000"/>
                <w:sz w:val="24"/>
                <w:szCs w:val="24"/>
              </w:rPr>
              <w:t>PK, NOT NULL, UNIQUE, CHECK, DEFAULT, FK</w:t>
            </w:r>
          </w:p>
        </w:tc>
      </w:tr>
      <w:tr w:rsidR="00021B9B" w14:paraId="7124232C" w14:textId="77777777">
        <w:tc>
          <w:tcPr>
            <w:tcW w:w="1800" w:type="dxa"/>
            <w:tcMar>
              <w:top w:w="80" w:type="dxa"/>
              <w:left w:w="100" w:type="dxa"/>
              <w:bottom w:w="80" w:type="dxa"/>
              <w:right w:w="100" w:type="dxa"/>
            </w:tcMar>
            <w:vAlign w:val="center"/>
          </w:tcPr>
          <w:p w14:paraId="7CB6A499" w14:textId="77777777" w:rsidR="00892AE1" w:rsidRPr="00165F3F" w:rsidRDefault="006761A0">
            <w:pPr>
              <w:rPr>
                <w:sz w:val="24"/>
                <w:szCs w:val="24"/>
              </w:rPr>
            </w:pPr>
            <w:r w:rsidRPr="00165F3F">
              <w:rPr>
                <w:color w:val="000000"/>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892AE1" w:rsidRPr="00165F3F" w14:paraId="6CCF3785" w14:textId="77777777">
              <w:trPr>
                <w:tblCellSpacing w:w="15" w:type="dxa"/>
              </w:trPr>
              <w:tc>
                <w:tcPr>
                  <w:tcW w:w="0" w:type="auto"/>
                  <w:vAlign w:val="center"/>
                  <w:hideMark/>
                </w:tcPr>
                <w:p w14:paraId="05D58EAD" w14:textId="77777777" w:rsidR="00892AE1" w:rsidRPr="00165F3F" w:rsidRDefault="00892AE1" w:rsidP="00892AE1">
                  <w:pPr>
                    <w:rPr>
                      <w:color w:val="000000"/>
                      <w:sz w:val="24"/>
                      <w:szCs w:val="24"/>
                    </w:rPr>
                  </w:pPr>
                  <w:r w:rsidRPr="00165F3F">
                    <w:rPr>
                      <w:color w:val="000000"/>
                      <w:sz w:val="24"/>
                      <w:szCs w:val="24"/>
                    </w:rPr>
                    <w:t>Subject</w:t>
                  </w:r>
                </w:p>
              </w:tc>
            </w:tr>
          </w:tbl>
          <w:p w14:paraId="6491DDC1" w14:textId="77777777" w:rsidR="00892AE1" w:rsidRPr="00165F3F" w:rsidRDefault="00892AE1" w:rsidP="00892AE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AE1" w:rsidRPr="00165F3F" w14:paraId="37DDE635" w14:textId="77777777">
              <w:trPr>
                <w:tblCellSpacing w:w="15" w:type="dxa"/>
              </w:trPr>
              <w:tc>
                <w:tcPr>
                  <w:tcW w:w="0" w:type="auto"/>
                  <w:vAlign w:val="center"/>
                  <w:hideMark/>
                </w:tcPr>
                <w:p w14:paraId="4AF51971" w14:textId="77777777" w:rsidR="00892AE1" w:rsidRPr="00165F3F" w:rsidRDefault="00892AE1" w:rsidP="00892AE1">
                  <w:pPr>
                    <w:rPr>
                      <w:color w:val="000000"/>
                      <w:sz w:val="24"/>
                      <w:szCs w:val="24"/>
                    </w:rPr>
                  </w:pPr>
                </w:p>
              </w:tc>
            </w:tr>
          </w:tbl>
          <w:p w14:paraId="3CF65054" w14:textId="6FCBE900" w:rsidR="00021B9B" w:rsidRPr="00165F3F" w:rsidRDefault="00021B9B">
            <w:pPr>
              <w:rPr>
                <w:sz w:val="24"/>
                <w:szCs w:val="24"/>
              </w:rPr>
            </w:pPr>
          </w:p>
        </w:tc>
        <w:tc>
          <w:tcPr>
            <w:tcW w:w="1800" w:type="dxa"/>
            <w:tcMar>
              <w:top w:w="80" w:type="dxa"/>
              <w:left w:w="100" w:type="dxa"/>
              <w:bottom w:w="80" w:type="dxa"/>
              <w:right w:w="100" w:type="dxa"/>
            </w:tcMar>
            <w:vAlign w:val="center"/>
          </w:tcPr>
          <w:p w14:paraId="5074763D" w14:textId="0223F8F4" w:rsidR="00021B9B" w:rsidRPr="00165F3F" w:rsidRDefault="006761A0">
            <w:pPr>
              <w:rPr>
                <w:sz w:val="24"/>
                <w:szCs w:val="24"/>
              </w:rPr>
            </w:pPr>
            <w:r w:rsidRPr="00165F3F">
              <w:rPr>
                <w:color w:val="000000"/>
                <w:sz w:val="24"/>
                <w:szCs w:val="24"/>
              </w:rPr>
              <w:t xml:space="preserve"> </w:t>
            </w:r>
            <w:proofErr w:type="spellStart"/>
            <w:r w:rsidR="00892AE1" w:rsidRPr="00165F3F">
              <w:rPr>
                <w:color w:val="000000"/>
                <w:sz w:val="24"/>
                <w:szCs w:val="24"/>
              </w:rPr>
              <w:t>Subject_ID</w:t>
            </w:r>
            <w:proofErr w:type="spellEnd"/>
            <w:r w:rsidR="00892AE1" w:rsidRPr="00165F3F">
              <w:rPr>
                <w:color w:val="000000"/>
                <w:sz w:val="24"/>
                <w:szCs w:val="24"/>
              </w:rPr>
              <w:t xml:space="preserve">, </w:t>
            </w:r>
            <w:proofErr w:type="spellStart"/>
            <w:r w:rsidR="00892AE1" w:rsidRPr="00165F3F">
              <w:rPr>
                <w:color w:val="000000"/>
                <w:sz w:val="24"/>
                <w:szCs w:val="24"/>
              </w:rPr>
              <w:t>Subject_Name</w:t>
            </w:r>
            <w:proofErr w:type="spellEnd"/>
            <w:r w:rsidR="00892AE1" w:rsidRPr="00165F3F">
              <w:rPr>
                <w:color w:val="000000"/>
                <w:sz w:val="24"/>
                <w:szCs w:val="24"/>
              </w:rPr>
              <w:t xml:space="preserve">, Credits, Semester, </w:t>
            </w:r>
            <w:proofErr w:type="spellStart"/>
            <w:r w:rsidR="00892AE1" w:rsidRPr="00165F3F">
              <w:rPr>
                <w:color w:val="000000"/>
                <w:sz w:val="24"/>
                <w:szCs w:val="24"/>
              </w:rPr>
              <w:t>Course_ID</w:t>
            </w:r>
            <w:proofErr w:type="spellEnd"/>
            <w:r w:rsidR="00892AE1" w:rsidRPr="00165F3F">
              <w:rPr>
                <w:color w:val="000000"/>
                <w:sz w:val="24"/>
                <w:szCs w:val="24"/>
              </w:rPr>
              <w:t xml:space="preserve">, </w:t>
            </w:r>
            <w:proofErr w:type="spellStart"/>
            <w:r w:rsidR="00892AE1" w:rsidRPr="00165F3F">
              <w:rPr>
                <w:color w:val="000000"/>
                <w:sz w:val="24"/>
                <w:szCs w:val="24"/>
              </w:rPr>
              <w:t>Faculty_ID</w:t>
            </w:r>
            <w:proofErr w:type="spellEnd"/>
          </w:p>
        </w:tc>
        <w:tc>
          <w:tcPr>
            <w:tcW w:w="1600" w:type="dxa"/>
            <w:tcMar>
              <w:top w:w="80" w:type="dxa"/>
              <w:left w:w="100" w:type="dxa"/>
              <w:bottom w:w="80" w:type="dxa"/>
              <w:right w:w="100" w:type="dxa"/>
            </w:tcMar>
            <w:vAlign w:val="center"/>
          </w:tcPr>
          <w:p w14:paraId="1EE8E631" w14:textId="218BD535" w:rsidR="00021B9B" w:rsidRPr="00165F3F" w:rsidRDefault="006761A0">
            <w:pPr>
              <w:rPr>
                <w:sz w:val="24"/>
                <w:szCs w:val="24"/>
              </w:rPr>
            </w:pPr>
            <w:r w:rsidRPr="00165F3F">
              <w:rPr>
                <w:color w:val="000000"/>
                <w:sz w:val="24"/>
                <w:szCs w:val="24"/>
              </w:rPr>
              <w:t xml:space="preserve"> </w:t>
            </w:r>
            <w:r w:rsidR="00892AE1" w:rsidRPr="00165F3F">
              <w:rPr>
                <w:color w:val="000000"/>
                <w:sz w:val="24"/>
                <w:szCs w:val="24"/>
              </w:rPr>
              <w:t xml:space="preserve">INT, </w:t>
            </w:r>
            <w:proofErr w:type="gramStart"/>
            <w:r w:rsidR="00892AE1" w:rsidRPr="00165F3F">
              <w:rPr>
                <w:color w:val="000000"/>
                <w:sz w:val="24"/>
                <w:szCs w:val="24"/>
              </w:rPr>
              <w:t>VARCHAR(</w:t>
            </w:r>
            <w:proofErr w:type="gramEnd"/>
            <w:r w:rsidR="00892AE1" w:rsidRPr="00165F3F">
              <w:rPr>
                <w:color w:val="000000"/>
                <w:sz w:val="24"/>
                <w:szCs w:val="24"/>
              </w:rPr>
              <w:t>100), INT, INT, INT, INT</w:t>
            </w:r>
          </w:p>
        </w:tc>
        <w:tc>
          <w:tcPr>
            <w:tcW w:w="1400" w:type="dxa"/>
            <w:tcMar>
              <w:top w:w="80" w:type="dxa"/>
              <w:left w:w="100" w:type="dxa"/>
              <w:bottom w:w="80" w:type="dxa"/>
              <w:right w:w="100" w:type="dxa"/>
            </w:tcMar>
            <w:vAlign w:val="center"/>
          </w:tcPr>
          <w:p w14:paraId="67D3AC15" w14:textId="45237850" w:rsidR="00021B9B" w:rsidRPr="00165F3F" w:rsidRDefault="006761A0">
            <w:pPr>
              <w:rPr>
                <w:sz w:val="24"/>
                <w:szCs w:val="24"/>
              </w:rPr>
            </w:pPr>
            <w:r w:rsidRPr="00165F3F">
              <w:rPr>
                <w:color w:val="000000"/>
                <w:sz w:val="24"/>
                <w:szCs w:val="24"/>
              </w:rPr>
              <w:t xml:space="preserve"> </w:t>
            </w:r>
            <w:r w:rsidR="00892AE1" w:rsidRPr="00165F3F">
              <w:rPr>
                <w:color w:val="000000"/>
                <w:sz w:val="24"/>
                <w:szCs w:val="24"/>
              </w:rPr>
              <w:t>PK, -, -, -, FK, FK</w:t>
            </w:r>
          </w:p>
        </w:tc>
        <w:tc>
          <w:tcPr>
            <w:tcW w:w="2600" w:type="dxa"/>
            <w:tcMar>
              <w:top w:w="80" w:type="dxa"/>
              <w:left w:w="100" w:type="dxa"/>
              <w:bottom w:w="80" w:type="dxa"/>
              <w:right w:w="100" w:type="dxa"/>
            </w:tcMar>
            <w:vAlign w:val="center"/>
          </w:tcPr>
          <w:p w14:paraId="3E7D8A01" w14:textId="0677777C" w:rsidR="00021B9B" w:rsidRPr="00165F3F" w:rsidRDefault="006761A0">
            <w:pPr>
              <w:rPr>
                <w:sz w:val="24"/>
                <w:szCs w:val="24"/>
              </w:rPr>
            </w:pPr>
            <w:r w:rsidRPr="00165F3F">
              <w:rPr>
                <w:color w:val="000000"/>
                <w:sz w:val="24"/>
                <w:szCs w:val="24"/>
              </w:rPr>
              <w:t xml:space="preserve"> </w:t>
            </w:r>
            <w:r w:rsidR="00892AE1" w:rsidRPr="00165F3F">
              <w:rPr>
                <w:color w:val="000000"/>
                <w:sz w:val="24"/>
                <w:szCs w:val="24"/>
              </w:rPr>
              <w:t>PK, NOT NULL, UNIQUE, CHECK, FK</w:t>
            </w:r>
          </w:p>
        </w:tc>
      </w:tr>
      <w:tr w:rsidR="00021B9B" w14:paraId="6C640C7B" w14:textId="77777777">
        <w:tc>
          <w:tcPr>
            <w:tcW w:w="1800" w:type="dxa"/>
            <w:tcMar>
              <w:top w:w="80" w:type="dxa"/>
              <w:left w:w="100" w:type="dxa"/>
              <w:bottom w:w="80" w:type="dxa"/>
              <w:right w:w="100" w:type="dxa"/>
            </w:tcMar>
            <w:vAlign w:val="center"/>
          </w:tcPr>
          <w:p w14:paraId="126654E2" w14:textId="149AFA4E" w:rsidR="00021B9B" w:rsidRPr="00165F3F" w:rsidRDefault="006761A0">
            <w:pPr>
              <w:rPr>
                <w:sz w:val="24"/>
                <w:szCs w:val="24"/>
              </w:rPr>
            </w:pPr>
            <w:r w:rsidRPr="00165F3F">
              <w:rPr>
                <w:color w:val="000000"/>
                <w:sz w:val="24"/>
                <w:szCs w:val="24"/>
              </w:rPr>
              <w:t xml:space="preserve"> </w:t>
            </w:r>
            <w:proofErr w:type="spellStart"/>
            <w:r w:rsidR="00892AE1" w:rsidRPr="00165F3F">
              <w:rPr>
                <w:color w:val="000000"/>
                <w:sz w:val="24"/>
                <w:szCs w:val="24"/>
              </w:rPr>
              <w:t>Enrollment</w:t>
            </w:r>
            <w:proofErr w:type="spellEnd"/>
          </w:p>
        </w:tc>
        <w:tc>
          <w:tcPr>
            <w:tcW w:w="1800" w:type="dxa"/>
            <w:tcMar>
              <w:top w:w="80" w:type="dxa"/>
              <w:left w:w="100" w:type="dxa"/>
              <w:bottom w:w="80" w:type="dxa"/>
              <w:right w:w="100" w:type="dxa"/>
            </w:tcMar>
            <w:vAlign w:val="center"/>
          </w:tcPr>
          <w:p w14:paraId="7AD32C5A" w14:textId="78A11105" w:rsidR="00021B9B" w:rsidRPr="00165F3F" w:rsidRDefault="006761A0">
            <w:pPr>
              <w:rPr>
                <w:sz w:val="24"/>
                <w:szCs w:val="24"/>
              </w:rPr>
            </w:pPr>
            <w:r w:rsidRPr="00165F3F">
              <w:rPr>
                <w:color w:val="000000"/>
                <w:sz w:val="24"/>
                <w:szCs w:val="24"/>
              </w:rPr>
              <w:t xml:space="preserve"> </w:t>
            </w:r>
            <w:proofErr w:type="spellStart"/>
            <w:r w:rsidR="00E93A11" w:rsidRPr="00165F3F">
              <w:rPr>
                <w:color w:val="000000"/>
                <w:sz w:val="24"/>
                <w:szCs w:val="24"/>
              </w:rPr>
              <w:t>Enrollment_ID</w:t>
            </w:r>
            <w:proofErr w:type="spellEnd"/>
            <w:r w:rsidR="00E93A11" w:rsidRPr="00165F3F">
              <w:rPr>
                <w:color w:val="000000"/>
                <w:sz w:val="24"/>
                <w:szCs w:val="24"/>
              </w:rPr>
              <w:t xml:space="preserve">, Student_ID, </w:t>
            </w:r>
            <w:proofErr w:type="spellStart"/>
            <w:r w:rsidR="00E93A11" w:rsidRPr="00165F3F">
              <w:rPr>
                <w:color w:val="000000"/>
                <w:sz w:val="24"/>
                <w:szCs w:val="24"/>
              </w:rPr>
              <w:t>Course_ID</w:t>
            </w:r>
            <w:proofErr w:type="spellEnd"/>
            <w:r w:rsidR="00E93A11" w:rsidRPr="00165F3F">
              <w:rPr>
                <w:color w:val="000000"/>
                <w:sz w:val="24"/>
                <w:szCs w:val="24"/>
              </w:rPr>
              <w:t xml:space="preserve">, </w:t>
            </w:r>
            <w:proofErr w:type="spellStart"/>
            <w:r w:rsidR="00E93A11" w:rsidRPr="00165F3F">
              <w:rPr>
                <w:color w:val="000000"/>
                <w:sz w:val="24"/>
                <w:szCs w:val="24"/>
              </w:rPr>
              <w:t>Enrollment_Date</w:t>
            </w:r>
            <w:proofErr w:type="spellEnd"/>
          </w:p>
        </w:tc>
        <w:tc>
          <w:tcPr>
            <w:tcW w:w="1600" w:type="dxa"/>
            <w:tcMar>
              <w:top w:w="80" w:type="dxa"/>
              <w:left w:w="100" w:type="dxa"/>
              <w:bottom w:w="80" w:type="dxa"/>
              <w:right w:w="100" w:type="dxa"/>
            </w:tcMar>
            <w:vAlign w:val="center"/>
          </w:tcPr>
          <w:p w14:paraId="12597920" w14:textId="7F1EF86D"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INT, INT, INT, DATE</w:t>
            </w:r>
          </w:p>
        </w:tc>
        <w:tc>
          <w:tcPr>
            <w:tcW w:w="1400" w:type="dxa"/>
            <w:tcMar>
              <w:top w:w="80" w:type="dxa"/>
              <w:left w:w="100" w:type="dxa"/>
              <w:bottom w:w="80" w:type="dxa"/>
              <w:right w:w="100" w:type="dxa"/>
            </w:tcMar>
            <w:vAlign w:val="center"/>
          </w:tcPr>
          <w:p w14:paraId="0D8880FE" w14:textId="1E741623"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PK, FK, FK, -</w:t>
            </w:r>
          </w:p>
        </w:tc>
        <w:tc>
          <w:tcPr>
            <w:tcW w:w="2600" w:type="dxa"/>
            <w:tcMar>
              <w:top w:w="80" w:type="dxa"/>
              <w:left w:w="100" w:type="dxa"/>
              <w:bottom w:w="80" w:type="dxa"/>
              <w:right w:w="100" w:type="dxa"/>
            </w:tcMar>
            <w:vAlign w:val="center"/>
          </w:tcPr>
          <w:p w14:paraId="48C944DF" w14:textId="2F0A4FD0"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PK, NOT NULL, FK, DEFAULT, UNIQUE</w:t>
            </w:r>
          </w:p>
        </w:tc>
      </w:tr>
      <w:tr w:rsidR="00021B9B" w14:paraId="74461E00" w14:textId="77777777">
        <w:tc>
          <w:tcPr>
            <w:tcW w:w="1800" w:type="dxa"/>
            <w:tcMar>
              <w:top w:w="80" w:type="dxa"/>
              <w:left w:w="100" w:type="dxa"/>
              <w:bottom w:w="80" w:type="dxa"/>
              <w:right w:w="100" w:type="dxa"/>
            </w:tcMar>
            <w:vAlign w:val="center"/>
          </w:tcPr>
          <w:p w14:paraId="553FB2FC" w14:textId="2D33439A"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Examination</w:t>
            </w:r>
          </w:p>
        </w:tc>
        <w:tc>
          <w:tcPr>
            <w:tcW w:w="1800" w:type="dxa"/>
            <w:tcMar>
              <w:top w:w="80" w:type="dxa"/>
              <w:left w:w="100" w:type="dxa"/>
              <w:bottom w:w="80" w:type="dxa"/>
              <w:right w:w="100" w:type="dxa"/>
            </w:tcMar>
            <w:vAlign w:val="center"/>
          </w:tcPr>
          <w:p w14:paraId="07C24165" w14:textId="532ADF66" w:rsidR="00021B9B" w:rsidRPr="00165F3F" w:rsidRDefault="006761A0">
            <w:pPr>
              <w:rPr>
                <w:sz w:val="24"/>
                <w:szCs w:val="24"/>
              </w:rPr>
            </w:pPr>
            <w:r w:rsidRPr="00165F3F">
              <w:rPr>
                <w:color w:val="000000"/>
                <w:sz w:val="24"/>
                <w:szCs w:val="24"/>
              </w:rPr>
              <w:t xml:space="preserve"> </w:t>
            </w:r>
            <w:proofErr w:type="spellStart"/>
            <w:r w:rsidR="00E93A11" w:rsidRPr="00165F3F">
              <w:rPr>
                <w:color w:val="000000"/>
                <w:sz w:val="24"/>
                <w:szCs w:val="24"/>
              </w:rPr>
              <w:t>Exam_ID</w:t>
            </w:r>
            <w:proofErr w:type="spellEnd"/>
            <w:r w:rsidR="00E93A11" w:rsidRPr="00165F3F">
              <w:rPr>
                <w:color w:val="000000"/>
                <w:sz w:val="24"/>
                <w:szCs w:val="24"/>
              </w:rPr>
              <w:t xml:space="preserve">, Student_ID, </w:t>
            </w:r>
            <w:proofErr w:type="spellStart"/>
            <w:r w:rsidR="00E93A11" w:rsidRPr="00165F3F">
              <w:rPr>
                <w:color w:val="000000"/>
                <w:sz w:val="24"/>
                <w:szCs w:val="24"/>
              </w:rPr>
              <w:t>Subject_ID</w:t>
            </w:r>
            <w:proofErr w:type="spellEnd"/>
            <w:r w:rsidR="00E93A11" w:rsidRPr="00165F3F">
              <w:rPr>
                <w:color w:val="000000"/>
                <w:sz w:val="24"/>
                <w:szCs w:val="24"/>
              </w:rPr>
              <w:t xml:space="preserve">, </w:t>
            </w:r>
            <w:proofErr w:type="spellStart"/>
            <w:r w:rsidR="00E93A11" w:rsidRPr="00165F3F">
              <w:rPr>
                <w:color w:val="000000"/>
                <w:sz w:val="24"/>
                <w:szCs w:val="24"/>
              </w:rPr>
              <w:t>Exam_Type</w:t>
            </w:r>
            <w:proofErr w:type="spellEnd"/>
            <w:r w:rsidR="00E93A11" w:rsidRPr="00165F3F">
              <w:rPr>
                <w:color w:val="000000"/>
                <w:sz w:val="24"/>
                <w:szCs w:val="24"/>
              </w:rPr>
              <w:t xml:space="preserve">, </w:t>
            </w:r>
            <w:proofErr w:type="spellStart"/>
            <w:r w:rsidR="00E93A11" w:rsidRPr="00165F3F">
              <w:rPr>
                <w:color w:val="000000"/>
                <w:sz w:val="24"/>
                <w:szCs w:val="24"/>
              </w:rPr>
              <w:t>Exam_Date</w:t>
            </w:r>
            <w:proofErr w:type="spellEnd"/>
            <w:r w:rsidR="00E93A11" w:rsidRPr="00165F3F">
              <w:rPr>
                <w:color w:val="000000"/>
                <w:sz w:val="24"/>
                <w:szCs w:val="24"/>
              </w:rPr>
              <w:t xml:space="preserve">, </w:t>
            </w:r>
            <w:proofErr w:type="spellStart"/>
            <w:r w:rsidR="00E93A11" w:rsidRPr="00165F3F">
              <w:rPr>
                <w:color w:val="000000"/>
                <w:sz w:val="24"/>
                <w:szCs w:val="24"/>
              </w:rPr>
              <w:t>Total_Marks</w:t>
            </w:r>
            <w:proofErr w:type="spellEnd"/>
          </w:p>
        </w:tc>
        <w:tc>
          <w:tcPr>
            <w:tcW w:w="1600" w:type="dxa"/>
            <w:tcMar>
              <w:top w:w="80" w:type="dxa"/>
              <w:left w:w="100" w:type="dxa"/>
              <w:bottom w:w="80" w:type="dxa"/>
              <w:right w:w="100" w:type="dxa"/>
            </w:tcMar>
            <w:vAlign w:val="center"/>
          </w:tcPr>
          <w:p w14:paraId="42537CFC" w14:textId="6260E08E"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 xml:space="preserve">INT, INT, INT, </w:t>
            </w:r>
            <w:proofErr w:type="gramStart"/>
            <w:r w:rsidR="00E93A11" w:rsidRPr="00165F3F">
              <w:rPr>
                <w:color w:val="000000"/>
                <w:sz w:val="24"/>
                <w:szCs w:val="24"/>
              </w:rPr>
              <w:t>VARCHAR(</w:t>
            </w:r>
            <w:proofErr w:type="gramEnd"/>
            <w:r w:rsidR="00E93A11" w:rsidRPr="00165F3F">
              <w:rPr>
                <w:color w:val="000000"/>
                <w:sz w:val="24"/>
                <w:szCs w:val="24"/>
              </w:rPr>
              <w:t>50), DATE, INT</w:t>
            </w:r>
          </w:p>
        </w:tc>
        <w:tc>
          <w:tcPr>
            <w:tcW w:w="1400" w:type="dxa"/>
            <w:tcMar>
              <w:top w:w="80" w:type="dxa"/>
              <w:left w:w="100" w:type="dxa"/>
              <w:bottom w:w="80" w:type="dxa"/>
              <w:right w:w="100" w:type="dxa"/>
            </w:tcMar>
            <w:vAlign w:val="center"/>
          </w:tcPr>
          <w:p w14:paraId="17EE995B" w14:textId="36F1AAEA"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PK, FK, FK, -, -, -</w:t>
            </w:r>
          </w:p>
        </w:tc>
        <w:tc>
          <w:tcPr>
            <w:tcW w:w="2600" w:type="dxa"/>
            <w:tcMar>
              <w:top w:w="80" w:type="dxa"/>
              <w:left w:w="100" w:type="dxa"/>
              <w:bottom w:w="80" w:type="dxa"/>
              <w:right w:w="100" w:type="dxa"/>
            </w:tcMar>
            <w:vAlign w:val="center"/>
          </w:tcPr>
          <w:p w14:paraId="377DE850" w14:textId="042E3D75"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PK, NOT NULL, FK, DEFAULT, CHECK</w:t>
            </w:r>
          </w:p>
        </w:tc>
      </w:tr>
      <w:tr w:rsidR="00021B9B" w14:paraId="6A1369B0" w14:textId="77777777">
        <w:tc>
          <w:tcPr>
            <w:tcW w:w="1800" w:type="dxa"/>
            <w:tcMar>
              <w:top w:w="80" w:type="dxa"/>
              <w:left w:w="100" w:type="dxa"/>
              <w:bottom w:w="80" w:type="dxa"/>
              <w:right w:w="100" w:type="dxa"/>
            </w:tcMar>
            <w:vAlign w:val="center"/>
          </w:tcPr>
          <w:p w14:paraId="0B449D52" w14:textId="77777777" w:rsidR="00E93A11" w:rsidRPr="00165F3F" w:rsidRDefault="006761A0">
            <w:pPr>
              <w:rPr>
                <w:sz w:val="24"/>
                <w:szCs w:val="24"/>
              </w:rPr>
            </w:pPr>
            <w:r w:rsidRPr="00165F3F">
              <w:rPr>
                <w:color w:val="000000"/>
                <w:sz w:val="24"/>
                <w:szCs w:val="24"/>
              </w:rPr>
              <w:lastRenderedPageBreak/>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tblGrid>
            <w:tr w:rsidR="00E93A11" w:rsidRPr="00165F3F" w14:paraId="4A424A3D" w14:textId="77777777">
              <w:trPr>
                <w:tblCellSpacing w:w="15" w:type="dxa"/>
              </w:trPr>
              <w:tc>
                <w:tcPr>
                  <w:tcW w:w="0" w:type="auto"/>
                  <w:vAlign w:val="center"/>
                  <w:hideMark/>
                </w:tcPr>
                <w:p w14:paraId="6253F747" w14:textId="77777777" w:rsidR="00E93A11" w:rsidRPr="00165F3F" w:rsidRDefault="00E93A11" w:rsidP="00E93A11">
                  <w:pPr>
                    <w:rPr>
                      <w:color w:val="000000"/>
                      <w:sz w:val="24"/>
                      <w:szCs w:val="24"/>
                    </w:rPr>
                  </w:pPr>
                  <w:r w:rsidRPr="00165F3F">
                    <w:rPr>
                      <w:color w:val="000000"/>
                      <w:sz w:val="24"/>
                      <w:szCs w:val="24"/>
                    </w:rPr>
                    <w:t>Attendance</w:t>
                  </w:r>
                </w:p>
              </w:tc>
            </w:tr>
          </w:tbl>
          <w:p w14:paraId="6C26F221" w14:textId="77777777" w:rsidR="00E93A11" w:rsidRPr="00165F3F" w:rsidRDefault="00E93A11" w:rsidP="00E93A1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3A11" w:rsidRPr="00165F3F" w14:paraId="524A866A" w14:textId="77777777">
              <w:trPr>
                <w:tblCellSpacing w:w="15" w:type="dxa"/>
              </w:trPr>
              <w:tc>
                <w:tcPr>
                  <w:tcW w:w="0" w:type="auto"/>
                  <w:vAlign w:val="center"/>
                  <w:hideMark/>
                </w:tcPr>
                <w:p w14:paraId="2D23D260" w14:textId="77777777" w:rsidR="00E93A11" w:rsidRPr="00165F3F" w:rsidRDefault="00E93A11" w:rsidP="00E93A11">
                  <w:pPr>
                    <w:rPr>
                      <w:color w:val="000000"/>
                      <w:sz w:val="24"/>
                      <w:szCs w:val="24"/>
                    </w:rPr>
                  </w:pPr>
                </w:p>
              </w:tc>
            </w:tr>
          </w:tbl>
          <w:p w14:paraId="40F9D724" w14:textId="656FC0CE" w:rsidR="00021B9B" w:rsidRPr="00165F3F" w:rsidRDefault="00021B9B">
            <w:pPr>
              <w:rPr>
                <w:sz w:val="24"/>
                <w:szCs w:val="24"/>
              </w:rPr>
            </w:pPr>
          </w:p>
        </w:tc>
        <w:tc>
          <w:tcPr>
            <w:tcW w:w="1800" w:type="dxa"/>
            <w:tcMar>
              <w:top w:w="80" w:type="dxa"/>
              <w:left w:w="100" w:type="dxa"/>
              <w:bottom w:w="80" w:type="dxa"/>
              <w:right w:w="100" w:type="dxa"/>
            </w:tcMar>
            <w:vAlign w:val="center"/>
          </w:tcPr>
          <w:p w14:paraId="5071093E" w14:textId="77777777" w:rsidR="00E93A11" w:rsidRPr="00165F3F" w:rsidRDefault="006761A0">
            <w:pPr>
              <w:rPr>
                <w:sz w:val="24"/>
                <w:szCs w:val="24"/>
              </w:rPr>
            </w:pPr>
            <w:r w:rsidRPr="00165F3F">
              <w:rPr>
                <w:color w:val="000000"/>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3A11" w:rsidRPr="00165F3F" w14:paraId="127D9CF2" w14:textId="77777777">
              <w:trPr>
                <w:tblCellSpacing w:w="15" w:type="dxa"/>
              </w:trPr>
              <w:tc>
                <w:tcPr>
                  <w:tcW w:w="0" w:type="auto"/>
                  <w:vAlign w:val="center"/>
                  <w:hideMark/>
                </w:tcPr>
                <w:p w14:paraId="1B7C816B" w14:textId="77777777" w:rsidR="00E93A11" w:rsidRPr="00165F3F" w:rsidRDefault="00E93A11" w:rsidP="00E93A11">
                  <w:pPr>
                    <w:rPr>
                      <w:color w:val="000000"/>
                      <w:sz w:val="24"/>
                      <w:szCs w:val="24"/>
                    </w:rPr>
                  </w:pPr>
                </w:p>
              </w:tc>
            </w:tr>
          </w:tbl>
          <w:p w14:paraId="77FAB6CB" w14:textId="77777777" w:rsidR="00E93A11" w:rsidRPr="00165F3F" w:rsidRDefault="00E93A11" w:rsidP="00E93A11">
            <w:pP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tblGrid>
            <w:tr w:rsidR="00E93A11" w:rsidRPr="00165F3F" w14:paraId="0118CC26" w14:textId="77777777">
              <w:trPr>
                <w:tblCellSpacing w:w="15" w:type="dxa"/>
              </w:trPr>
              <w:tc>
                <w:tcPr>
                  <w:tcW w:w="0" w:type="auto"/>
                  <w:vAlign w:val="center"/>
                  <w:hideMark/>
                </w:tcPr>
                <w:p w14:paraId="68438381" w14:textId="77777777" w:rsidR="00E93A11" w:rsidRPr="00165F3F" w:rsidRDefault="00E93A11" w:rsidP="00E93A11">
                  <w:pPr>
                    <w:rPr>
                      <w:color w:val="000000"/>
                      <w:sz w:val="24"/>
                      <w:szCs w:val="24"/>
                    </w:rPr>
                  </w:pPr>
                  <w:proofErr w:type="spellStart"/>
                  <w:r w:rsidRPr="00165F3F">
                    <w:rPr>
                      <w:color w:val="000000"/>
                      <w:sz w:val="24"/>
                      <w:szCs w:val="24"/>
                    </w:rPr>
                    <w:t>Attendance_ID</w:t>
                  </w:r>
                  <w:proofErr w:type="spellEnd"/>
                  <w:r w:rsidRPr="00165F3F">
                    <w:rPr>
                      <w:color w:val="000000"/>
                      <w:sz w:val="24"/>
                      <w:szCs w:val="24"/>
                    </w:rPr>
                    <w:t xml:space="preserve">, Student_ID, </w:t>
                  </w:r>
                  <w:proofErr w:type="spellStart"/>
                  <w:r w:rsidRPr="00165F3F">
                    <w:rPr>
                      <w:color w:val="000000"/>
                      <w:sz w:val="24"/>
                      <w:szCs w:val="24"/>
                    </w:rPr>
                    <w:t>Subject_ID</w:t>
                  </w:r>
                  <w:proofErr w:type="spellEnd"/>
                  <w:r w:rsidRPr="00165F3F">
                    <w:rPr>
                      <w:color w:val="000000"/>
                      <w:sz w:val="24"/>
                      <w:szCs w:val="24"/>
                    </w:rPr>
                    <w:t xml:space="preserve">, </w:t>
                  </w:r>
                  <w:proofErr w:type="spellStart"/>
                  <w:r w:rsidRPr="00165F3F">
                    <w:rPr>
                      <w:color w:val="000000"/>
                      <w:sz w:val="24"/>
                      <w:szCs w:val="24"/>
                    </w:rPr>
                    <w:t>Attendance_Date</w:t>
                  </w:r>
                  <w:proofErr w:type="spellEnd"/>
                  <w:r w:rsidRPr="00165F3F">
                    <w:rPr>
                      <w:color w:val="000000"/>
                      <w:sz w:val="24"/>
                      <w:szCs w:val="24"/>
                    </w:rPr>
                    <w:t>, Status</w:t>
                  </w:r>
                </w:p>
              </w:tc>
            </w:tr>
          </w:tbl>
          <w:p w14:paraId="4BBF64B5" w14:textId="34C6F9FC" w:rsidR="00021B9B" w:rsidRPr="00165F3F" w:rsidRDefault="00021B9B">
            <w:pPr>
              <w:rPr>
                <w:sz w:val="24"/>
                <w:szCs w:val="24"/>
              </w:rPr>
            </w:pPr>
          </w:p>
        </w:tc>
        <w:tc>
          <w:tcPr>
            <w:tcW w:w="1600" w:type="dxa"/>
            <w:tcMar>
              <w:top w:w="80" w:type="dxa"/>
              <w:left w:w="100" w:type="dxa"/>
              <w:bottom w:w="80" w:type="dxa"/>
              <w:right w:w="100" w:type="dxa"/>
            </w:tcMar>
            <w:vAlign w:val="center"/>
          </w:tcPr>
          <w:p w14:paraId="08874B6C" w14:textId="774483B0"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 xml:space="preserve">INT, INT, INT, DATE, </w:t>
            </w:r>
            <w:proofErr w:type="gramStart"/>
            <w:r w:rsidR="00E93A11" w:rsidRPr="00165F3F">
              <w:rPr>
                <w:color w:val="000000"/>
                <w:sz w:val="24"/>
                <w:szCs w:val="24"/>
              </w:rPr>
              <w:t>VARCHAR(</w:t>
            </w:r>
            <w:proofErr w:type="gramEnd"/>
            <w:r w:rsidR="00E93A11" w:rsidRPr="00165F3F">
              <w:rPr>
                <w:color w:val="000000"/>
                <w:sz w:val="24"/>
                <w:szCs w:val="24"/>
              </w:rPr>
              <w:t>20)</w:t>
            </w:r>
          </w:p>
        </w:tc>
        <w:tc>
          <w:tcPr>
            <w:tcW w:w="1400" w:type="dxa"/>
            <w:tcMar>
              <w:top w:w="80" w:type="dxa"/>
              <w:left w:w="100" w:type="dxa"/>
              <w:bottom w:w="80" w:type="dxa"/>
              <w:right w:w="100" w:type="dxa"/>
            </w:tcMar>
            <w:vAlign w:val="center"/>
          </w:tcPr>
          <w:p w14:paraId="496535A4" w14:textId="00302B78"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PK, FK, FK, -, -</w:t>
            </w:r>
          </w:p>
        </w:tc>
        <w:tc>
          <w:tcPr>
            <w:tcW w:w="2600" w:type="dxa"/>
            <w:tcMar>
              <w:top w:w="80" w:type="dxa"/>
              <w:left w:w="100" w:type="dxa"/>
              <w:bottom w:w="80" w:type="dxa"/>
              <w:right w:w="100" w:type="dxa"/>
            </w:tcMar>
            <w:vAlign w:val="center"/>
          </w:tcPr>
          <w:p w14:paraId="4AC7B263" w14:textId="0912DFED" w:rsidR="00021B9B" w:rsidRPr="00165F3F" w:rsidRDefault="006761A0">
            <w:pPr>
              <w:rPr>
                <w:sz w:val="24"/>
                <w:szCs w:val="24"/>
              </w:rPr>
            </w:pPr>
            <w:r w:rsidRPr="00165F3F">
              <w:rPr>
                <w:color w:val="000000"/>
                <w:sz w:val="24"/>
                <w:szCs w:val="24"/>
              </w:rPr>
              <w:t xml:space="preserve"> </w:t>
            </w:r>
            <w:r w:rsidR="00E93A11" w:rsidRPr="00165F3F">
              <w:rPr>
                <w:color w:val="000000"/>
                <w:sz w:val="24"/>
                <w:szCs w:val="24"/>
              </w:rPr>
              <w:t>PK, NOT NULL, FK, DEFAULT, CHECK</w:t>
            </w:r>
          </w:p>
        </w:tc>
      </w:tr>
    </w:tbl>
    <w:p w14:paraId="05CA6A18" w14:textId="77777777" w:rsidR="00021B9B" w:rsidRDefault="00021B9B">
      <w:pPr>
        <w:spacing w:before="300"/>
      </w:pPr>
    </w:p>
    <w:p w14:paraId="4154D670" w14:textId="77777777" w:rsidR="00021B9B" w:rsidRDefault="006761A0">
      <w:pPr>
        <w:pStyle w:val="Heading2"/>
        <w:spacing w:before="280" w:after="160"/>
      </w:pPr>
      <w:bookmarkStart w:id="15" w:name="_Toc240137377"/>
      <w:r>
        <w:rPr>
          <w:b/>
          <w:bCs/>
          <w:color w:val="FF6600"/>
          <w:sz w:val="24"/>
          <w:szCs w:val="24"/>
        </w:rPr>
        <w:t>6.6 Normalization</w:t>
      </w:r>
      <w:bookmarkEnd w:id="15"/>
    </w:p>
    <w:p w14:paraId="4B10AE50" w14:textId="0D2D6139" w:rsidR="00835670" w:rsidRPr="00835670" w:rsidRDefault="006761A0" w:rsidP="00835670">
      <w:pPr>
        <w:spacing w:after="160"/>
        <w:rPr>
          <w:b/>
          <w:bCs/>
          <w:sz w:val="22"/>
          <w:szCs w:val="22"/>
        </w:rPr>
      </w:pPr>
      <w:proofErr w:type="gramStart"/>
      <w:r>
        <w:rPr>
          <w:b/>
          <w:bCs/>
          <w:sz w:val="22"/>
          <w:szCs w:val="22"/>
        </w:rPr>
        <w:t>UNF  →</w:t>
      </w:r>
      <w:proofErr w:type="gramEnd"/>
      <w:r>
        <w:rPr>
          <w:b/>
          <w:bCs/>
          <w:sz w:val="22"/>
          <w:szCs w:val="22"/>
        </w:rPr>
        <w:t xml:space="preserve">  1</w:t>
      </w:r>
      <w:proofErr w:type="gramStart"/>
      <w:r>
        <w:rPr>
          <w:b/>
          <w:bCs/>
          <w:sz w:val="22"/>
          <w:szCs w:val="22"/>
        </w:rPr>
        <w:t>NF  →</w:t>
      </w:r>
      <w:proofErr w:type="gramEnd"/>
      <w:r>
        <w:rPr>
          <w:b/>
          <w:bCs/>
          <w:sz w:val="22"/>
          <w:szCs w:val="22"/>
        </w:rPr>
        <w:t xml:space="preserve">  2</w:t>
      </w:r>
      <w:proofErr w:type="gramStart"/>
      <w:r>
        <w:rPr>
          <w:b/>
          <w:bCs/>
          <w:sz w:val="22"/>
          <w:szCs w:val="22"/>
        </w:rPr>
        <w:t>NF  →</w:t>
      </w:r>
      <w:proofErr w:type="gramEnd"/>
      <w:r>
        <w:rPr>
          <w:b/>
          <w:bCs/>
          <w:sz w:val="22"/>
          <w:szCs w:val="22"/>
        </w:rPr>
        <w:t xml:space="preserve">  3NF</w:t>
      </w:r>
    </w:p>
    <w:p w14:paraId="3861EABE" w14:textId="20F79197" w:rsidR="00835670" w:rsidRPr="00835670" w:rsidRDefault="00835670" w:rsidP="00835670">
      <w:pPr>
        <w:spacing w:after="160"/>
        <w:rPr>
          <w:sz w:val="28"/>
          <w:szCs w:val="28"/>
        </w:rPr>
      </w:pPr>
      <w:r w:rsidRPr="00835670">
        <w:rPr>
          <w:sz w:val="28"/>
          <w:szCs w:val="28"/>
        </w:rPr>
        <w:t>Normalization is used to reduce data redundancy and avoid insert, update, and delete anomalies in the University Academic Management System.</w:t>
      </w:r>
    </w:p>
    <w:p w14:paraId="3E4A879D" w14:textId="54990514" w:rsidR="00835670" w:rsidRPr="00835670" w:rsidRDefault="00835670" w:rsidP="00835670">
      <w:pPr>
        <w:spacing w:after="160"/>
        <w:rPr>
          <w:sz w:val="28"/>
          <w:szCs w:val="28"/>
        </w:rPr>
      </w:pPr>
      <w:r w:rsidRPr="00835670">
        <w:rPr>
          <w:sz w:val="28"/>
          <w:szCs w:val="28"/>
        </w:rPr>
        <w:t xml:space="preserve">The database is normalized by separating data into related tables such as Student, Faculty, Department, Course, Subject, </w:t>
      </w:r>
      <w:proofErr w:type="spellStart"/>
      <w:r w:rsidRPr="00835670">
        <w:rPr>
          <w:sz w:val="28"/>
          <w:szCs w:val="28"/>
        </w:rPr>
        <w:t>Enrollment</w:t>
      </w:r>
      <w:proofErr w:type="spellEnd"/>
      <w:r w:rsidRPr="00835670">
        <w:rPr>
          <w:sz w:val="28"/>
          <w:szCs w:val="28"/>
        </w:rPr>
        <w:t>, Examination, and Attendance.</w:t>
      </w:r>
    </w:p>
    <w:p w14:paraId="06A5ED1A" w14:textId="0D64A516" w:rsidR="00835670" w:rsidRPr="00835670" w:rsidRDefault="00835670" w:rsidP="00835670">
      <w:pPr>
        <w:spacing w:after="160"/>
        <w:rPr>
          <w:sz w:val="28"/>
          <w:szCs w:val="28"/>
        </w:rPr>
      </w:pPr>
      <w:r w:rsidRPr="00835670">
        <w:rPr>
          <w:sz w:val="28"/>
          <w:szCs w:val="28"/>
        </w:rPr>
        <w:t>Normalization steps:</w:t>
      </w:r>
    </w:p>
    <w:p w14:paraId="6FA617D2" w14:textId="691E0825" w:rsidR="00835670" w:rsidRPr="00835670" w:rsidRDefault="00835670" w:rsidP="00835670">
      <w:pPr>
        <w:spacing w:after="160"/>
        <w:rPr>
          <w:sz w:val="28"/>
          <w:szCs w:val="28"/>
        </w:rPr>
      </w:pPr>
      <w:r w:rsidRPr="00835670">
        <w:rPr>
          <w:sz w:val="28"/>
          <w:szCs w:val="28"/>
        </w:rPr>
        <w:t>1NF → 2NF → 3NF</w:t>
      </w:r>
    </w:p>
    <w:p w14:paraId="041BAA4D" w14:textId="402B5466" w:rsidR="00835670" w:rsidRPr="00835670" w:rsidRDefault="00835670" w:rsidP="00835670">
      <w:pPr>
        <w:spacing w:after="160"/>
        <w:rPr>
          <w:sz w:val="28"/>
          <w:szCs w:val="28"/>
        </w:rPr>
      </w:pPr>
      <w:r w:rsidRPr="00835670">
        <w:rPr>
          <w:sz w:val="28"/>
          <w:szCs w:val="28"/>
        </w:rPr>
        <w:t>1NF: Each attribute contains a single value and there are no repeating groups.</w:t>
      </w:r>
    </w:p>
    <w:p w14:paraId="09C9FE38" w14:textId="5951A88A" w:rsidR="00835670" w:rsidRPr="00835670" w:rsidRDefault="00835670" w:rsidP="00835670">
      <w:pPr>
        <w:spacing w:after="160"/>
        <w:rPr>
          <w:sz w:val="28"/>
          <w:szCs w:val="28"/>
        </w:rPr>
      </w:pPr>
      <w:r w:rsidRPr="00835670">
        <w:rPr>
          <w:sz w:val="28"/>
          <w:szCs w:val="28"/>
        </w:rPr>
        <w:t>2NF: All non-key attributes depend completely on the primary key.</w:t>
      </w:r>
    </w:p>
    <w:p w14:paraId="00C2BF9E" w14:textId="370FC145" w:rsidR="00835670" w:rsidRPr="00835670" w:rsidRDefault="00835670" w:rsidP="00835670">
      <w:pPr>
        <w:spacing w:after="160"/>
        <w:rPr>
          <w:sz w:val="28"/>
          <w:szCs w:val="28"/>
        </w:rPr>
      </w:pPr>
      <w:r w:rsidRPr="00835670">
        <w:rPr>
          <w:sz w:val="28"/>
          <w:szCs w:val="28"/>
        </w:rPr>
        <w:t>3NF: Non-key attributes depend only on the primary key and not on other non-key attributes.</w:t>
      </w:r>
    </w:p>
    <w:p w14:paraId="3E064042" w14:textId="72764A88" w:rsidR="00835670" w:rsidRPr="00835670" w:rsidRDefault="00835670" w:rsidP="00835670">
      <w:pPr>
        <w:spacing w:after="160"/>
        <w:rPr>
          <w:sz w:val="28"/>
          <w:szCs w:val="28"/>
        </w:rPr>
      </w:pPr>
      <w:r w:rsidRPr="00835670">
        <w:rPr>
          <w:sz w:val="28"/>
          <w:szCs w:val="28"/>
        </w:rPr>
        <w:t>Applicable Normal Form: 3NF</w:t>
      </w:r>
    </w:p>
    <w:p w14:paraId="5E233FEB" w14:textId="10DBE877" w:rsidR="00835670" w:rsidRPr="00835670" w:rsidRDefault="00835670" w:rsidP="00835670">
      <w:pPr>
        <w:spacing w:after="160"/>
        <w:rPr>
          <w:sz w:val="28"/>
          <w:szCs w:val="28"/>
        </w:rPr>
      </w:pPr>
      <w:r w:rsidRPr="00835670">
        <w:rPr>
          <w:sz w:val="28"/>
          <w:szCs w:val="28"/>
        </w:rPr>
        <w:t>The database design follows Third Normal Form (3NF), which reduces duplicate data and improves data consistency and integrity. The relationships between tables are maintained using Primary Keys (PKs) and Foreign Keys (FKs).</w:t>
      </w:r>
    </w:p>
    <w:p w14:paraId="13ECC8F5" w14:textId="77777777" w:rsidR="00021B9B" w:rsidRDefault="006761A0">
      <w:pPr>
        <w:pBdr>
          <w:bottom w:val="single" w:sz="4" w:space="1" w:color="BFBFBF"/>
        </w:pBdr>
        <w:spacing w:after="240"/>
      </w:pPr>
      <w:r>
        <w:t xml:space="preserve"> </w:t>
      </w:r>
    </w:p>
    <w:p w14:paraId="7DE62E0D" w14:textId="77777777" w:rsidR="00021B9B" w:rsidRDefault="006761A0">
      <w:pPr>
        <w:pBdr>
          <w:bottom w:val="single" w:sz="4" w:space="1" w:color="BFBFBF"/>
        </w:pBdr>
        <w:spacing w:after="240"/>
      </w:pPr>
      <w:r>
        <w:t xml:space="preserve"> </w:t>
      </w:r>
    </w:p>
    <w:p w14:paraId="02819AC5" w14:textId="77777777" w:rsidR="00021B9B" w:rsidRDefault="006761A0">
      <w:pPr>
        <w:pBdr>
          <w:bottom w:val="single" w:sz="4" w:space="1" w:color="BFBFBF"/>
        </w:pBdr>
        <w:spacing w:after="240"/>
      </w:pPr>
      <w:r>
        <w:t xml:space="preserve"> </w:t>
      </w:r>
    </w:p>
    <w:p w14:paraId="411B165D" w14:textId="77777777" w:rsidR="00021B9B" w:rsidRDefault="006761A0">
      <w:pPr>
        <w:pBdr>
          <w:bottom w:val="single" w:sz="4" w:space="1" w:color="BFBFBF"/>
        </w:pBdr>
        <w:spacing w:after="240"/>
      </w:pPr>
      <w:r>
        <w:t xml:space="preserve"> </w:t>
      </w:r>
    </w:p>
    <w:p w14:paraId="4735BA5D" w14:textId="77777777" w:rsidR="00021B9B" w:rsidRDefault="006761A0">
      <w:r>
        <w:br w:type="page"/>
      </w:r>
    </w:p>
    <w:p w14:paraId="733B64B0" w14:textId="77777777" w:rsidR="00021B9B" w:rsidRDefault="006761A0">
      <w:pPr>
        <w:pStyle w:val="Heading1"/>
        <w:spacing w:before="420" w:after="200"/>
      </w:pPr>
      <w:bookmarkStart w:id="16" w:name="_Toc240137378"/>
      <w:r>
        <w:rPr>
          <w:b/>
          <w:bCs/>
          <w:color w:val="17375E"/>
          <w:sz w:val="30"/>
          <w:szCs w:val="30"/>
        </w:rPr>
        <w:lastRenderedPageBreak/>
        <w:t>7. DATABASE IMPLEMENTATION</w:t>
      </w:r>
      <w:bookmarkEnd w:id="16"/>
    </w:p>
    <w:p w14:paraId="4892AB26" w14:textId="77777777" w:rsidR="00021B9B" w:rsidRDefault="006761A0">
      <w:pPr>
        <w:pStyle w:val="Heading2"/>
        <w:spacing w:before="280" w:after="160"/>
      </w:pPr>
      <w:bookmarkStart w:id="17" w:name="_Toc240137379"/>
      <w:r>
        <w:rPr>
          <w:b/>
          <w:bCs/>
          <w:color w:val="FF6600"/>
          <w:sz w:val="24"/>
          <w:szCs w:val="24"/>
        </w:rPr>
        <w:t>7.1 DDL — Database and Table Creation</w:t>
      </w:r>
      <w:bookmarkEnd w:id="17"/>
    </w:p>
    <w:p w14:paraId="2C906289" w14:textId="77777777" w:rsidR="003D5624" w:rsidRPr="00D30A35" w:rsidRDefault="003D5624" w:rsidP="003D5624">
      <w:pPr>
        <w:pBdr>
          <w:top w:val="dashed" w:sz="6" w:space="8" w:color="999999"/>
          <w:left w:val="dashed" w:sz="6" w:space="8" w:color="999999"/>
          <w:bottom w:val="dashed" w:sz="6" w:space="8" w:color="999999"/>
          <w:right w:val="dashed" w:sz="6" w:space="8" w:color="999999"/>
        </w:pBdr>
        <w:spacing w:before="200" w:after="200"/>
        <w:rPr>
          <w:i/>
          <w:iCs/>
          <w:color w:val="666666"/>
          <w:sz w:val="24"/>
          <w:szCs w:val="24"/>
          <w:lang w:val="en-US"/>
        </w:rPr>
      </w:pPr>
      <w:r w:rsidRPr="00D30A35">
        <w:rPr>
          <w:i/>
          <w:iCs/>
          <w:color w:val="666666"/>
          <w:sz w:val="24"/>
          <w:szCs w:val="24"/>
          <w:lang w:val="en-US"/>
        </w:rPr>
        <w:t>CREATE TABLE Department (</w:t>
      </w:r>
      <w:r w:rsidRPr="00D30A35">
        <w:rPr>
          <w:i/>
          <w:iCs/>
          <w:color w:val="666666"/>
          <w:sz w:val="24"/>
          <w:szCs w:val="24"/>
          <w:lang w:val="en-US"/>
        </w:rPr>
        <w:br/>
        <w:t xml:space="preserve">    </w:t>
      </w:r>
      <w:proofErr w:type="spellStart"/>
      <w:r w:rsidRPr="00D30A35">
        <w:rPr>
          <w:i/>
          <w:iCs/>
          <w:color w:val="666666"/>
          <w:sz w:val="24"/>
          <w:szCs w:val="24"/>
          <w:lang w:val="en-US"/>
        </w:rPr>
        <w:t>Department_ID</w:t>
      </w:r>
      <w:proofErr w:type="spellEnd"/>
      <w:r w:rsidRPr="00D30A35">
        <w:rPr>
          <w:i/>
          <w:iCs/>
          <w:color w:val="666666"/>
          <w:sz w:val="24"/>
          <w:szCs w:val="24"/>
          <w:lang w:val="en-US"/>
        </w:rPr>
        <w:t xml:space="preserve"> INT PRIMARY KEY,</w:t>
      </w:r>
      <w:r w:rsidRPr="00D30A35">
        <w:rPr>
          <w:i/>
          <w:iCs/>
          <w:color w:val="666666"/>
          <w:sz w:val="24"/>
          <w:szCs w:val="24"/>
          <w:lang w:val="en-US"/>
        </w:rPr>
        <w:br/>
        <w:t xml:space="preserve">    </w:t>
      </w:r>
      <w:proofErr w:type="spellStart"/>
      <w:r w:rsidRPr="00D30A35">
        <w:rPr>
          <w:i/>
          <w:iCs/>
          <w:color w:val="666666"/>
          <w:sz w:val="24"/>
          <w:szCs w:val="24"/>
          <w:lang w:val="en-US"/>
        </w:rPr>
        <w:t>Department_Name</w:t>
      </w:r>
      <w:proofErr w:type="spellEnd"/>
      <w:r w:rsidRPr="00D30A35">
        <w:rPr>
          <w:i/>
          <w:iCs/>
          <w:color w:val="666666"/>
          <w:sz w:val="24"/>
          <w:szCs w:val="24"/>
          <w:lang w:val="en-US"/>
        </w:rPr>
        <w:t xml:space="preserve"> VARCHAR(100) NOT NULL UNIQUE,</w:t>
      </w:r>
      <w:r w:rsidRPr="00D30A35">
        <w:rPr>
          <w:i/>
          <w:iCs/>
          <w:color w:val="666666"/>
          <w:sz w:val="24"/>
          <w:szCs w:val="24"/>
          <w:lang w:val="en-US"/>
        </w:rPr>
        <w:br/>
        <w:t xml:space="preserve">    </w:t>
      </w:r>
      <w:proofErr w:type="spellStart"/>
      <w:r w:rsidRPr="00D30A35">
        <w:rPr>
          <w:i/>
          <w:iCs/>
          <w:color w:val="666666"/>
          <w:sz w:val="24"/>
          <w:szCs w:val="24"/>
          <w:lang w:val="en-US"/>
        </w:rPr>
        <w:t>HOD_Name</w:t>
      </w:r>
      <w:proofErr w:type="spellEnd"/>
      <w:r w:rsidRPr="00D30A35">
        <w:rPr>
          <w:i/>
          <w:iCs/>
          <w:color w:val="666666"/>
          <w:sz w:val="24"/>
          <w:szCs w:val="24"/>
          <w:lang w:val="en-US"/>
        </w:rPr>
        <w:t xml:space="preserve"> VARCHAR(100) NOT NULL,</w:t>
      </w:r>
      <w:r w:rsidRPr="00D30A35">
        <w:rPr>
          <w:i/>
          <w:iCs/>
          <w:color w:val="666666"/>
          <w:sz w:val="24"/>
          <w:szCs w:val="24"/>
          <w:lang w:val="en-US"/>
        </w:rPr>
        <w:br/>
        <w:t xml:space="preserve">    </w:t>
      </w:r>
      <w:proofErr w:type="spellStart"/>
      <w:r w:rsidRPr="00D30A35">
        <w:rPr>
          <w:i/>
          <w:iCs/>
          <w:color w:val="666666"/>
          <w:sz w:val="24"/>
          <w:szCs w:val="24"/>
          <w:lang w:val="en-US"/>
        </w:rPr>
        <w:t>Office_Location</w:t>
      </w:r>
      <w:proofErr w:type="spellEnd"/>
      <w:r w:rsidRPr="00D30A35">
        <w:rPr>
          <w:i/>
          <w:iCs/>
          <w:color w:val="666666"/>
          <w:sz w:val="24"/>
          <w:szCs w:val="24"/>
          <w:lang w:val="en-US"/>
        </w:rPr>
        <w:t xml:space="preserve"> VARCHAR(100) DEFAULT 'Main Block'</w:t>
      </w:r>
      <w:r w:rsidRPr="00D30A35">
        <w:rPr>
          <w:i/>
          <w:iCs/>
          <w:color w:val="666666"/>
          <w:sz w:val="24"/>
          <w:szCs w:val="24"/>
          <w:lang w:val="en-US"/>
        </w:rPr>
        <w:br/>
        <w:t>);</w:t>
      </w:r>
      <w:r w:rsidRPr="00D30A35">
        <w:rPr>
          <w:i/>
          <w:iCs/>
          <w:color w:val="666666"/>
          <w:sz w:val="24"/>
          <w:szCs w:val="24"/>
          <w:lang w:val="en-US"/>
        </w:rPr>
        <w:br/>
      </w:r>
      <w:r w:rsidRPr="00D30A35">
        <w:rPr>
          <w:i/>
          <w:iCs/>
          <w:color w:val="666666"/>
          <w:sz w:val="24"/>
          <w:szCs w:val="24"/>
          <w:lang w:val="en-US"/>
        </w:rPr>
        <w:br/>
        <w:t>CREATE TABLE Faculty (</w:t>
      </w:r>
      <w:r w:rsidRPr="00D30A35">
        <w:rPr>
          <w:i/>
          <w:iCs/>
          <w:color w:val="666666"/>
          <w:sz w:val="24"/>
          <w:szCs w:val="24"/>
          <w:lang w:val="en-US"/>
        </w:rPr>
        <w:br/>
        <w:t xml:space="preserve">    </w:t>
      </w:r>
      <w:proofErr w:type="spellStart"/>
      <w:r w:rsidRPr="00D30A35">
        <w:rPr>
          <w:i/>
          <w:iCs/>
          <w:color w:val="666666"/>
          <w:sz w:val="24"/>
          <w:szCs w:val="24"/>
          <w:lang w:val="en-US"/>
        </w:rPr>
        <w:t>Faculty_ID</w:t>
      </w:r>
      <w:proofErr w:type="spellEnd"/>
      <w:r w:rsidRPr="00D30A35">
        <w:rPr>
          <w:i/>
          <w:iCs/>
          <w:color w:val="666666"/>
          <w:sz w:val="24"/>
          <w:szCs w:val="24"/>
          <w:lang w:val="en-US"/>
        </w:rPr>
        <w:t xml:space="preserve"> INT PRIMARY KEY,</w:t>
      </w:r>
      <w:r w:rsidRPr="00D30A35">
        <w:rPr>
          <w:i/>
          <w:iCs/>
          <w:color w:val="666666"/>
          <w:sz w:val="24"/>
          <w:szCs w:val="24"/>
          <w:lang w:val="en-US"/>
        </w:rPr>
        <w:br/>
        <w:t xml:space="preserve">    </w:t>
      </w:r>
      <w:proofErr w:type="spellStart"/>
      <w:r w:rsidRPr="00D30A35">
        <w:rPr>
          <w:i/>
          <w:iCs/>
          <w:color w:val="666666"/>
          <w:sz w:val="24"/>
          <w:szCs w:val="24"/>
          <w:lang w:val="en-US"/>
        </w:rPr>
        <w:t>Faculty_Name</w:t>
      </w:r>
      <w:proofErr w:type="spellEnd"/>
      <w:r w:rsidRPr="00D30A35">
        <w:rPr>
          <w:i/>
          <w:iCs/>
          <w:color w:val="666666"/>
          <w:sz w:val="24"/>
          <w:szCs w:val="24"/>
          <w:lang w:val="en-US"/>
        </w:rPr>
        <w:t xml:space="preserve"> VARCHAR(100) NOT NULL,</w:t>
      </w:r>
      <w:r w:rsidRPr="00D30A35">
        <w:rPr>
          <w:i/>
          <w:iCs/>
          <w:color w:val="666666"/>
          <w:sz w:val="24"/>
          <w:szCs w:val="24"/>
          <w:lang w:val="en-US"/>
        </w:rPr>
        <w:br/>
        <w:t xml:space="preserve">    Email VARCHAR(100) NOT NULL UNIQUE,</w:t>
      </w:r>
      <w:r w:rsidRPr="00D30A35">
        <w:rPr>
          <w:i/>
          <w:iCs/>
          <w:color w:val="666666"/>
          <w:sz w:val="24"/>
          <w:szCs w:val="24"/>
          <w:lang w:val="en-US"/>
        </w:rPr>
        <w:br/>
        <w:t xml:space="preserve">    Phone VARCHAR(15) UNIQUE,</w:t>
      </w:r>
      <w:r w:rsidRPr="00D30A35">
        <w:rPr>
          <w:i/>
          <w:iCs/>
          <w:color w:val="666666"/>
          <w:sz w:val="24"/>
          <w:szCs w:val="24"/>
          <w:lang w:val="en-US"/>
        </w:rPr>
        <w:br/>
        <w:t xml:space="preserve">    Designation VARCHAR(50),</w:t>
      </w:r>
      <w:r w:rsidRPr="00D30A35">
        <w:rPr>
          <w:i/>
          <w:iCs/>
          <w:color w:val="666666"/>
          <w:sz w:val="24"/>
          <w:szCs w:val="24"/>
          <w:lang w:val="en-US"/>
        </w:rPr>
        <w:br/>
        <w:t xml:space="preserve">    </w:t>
      </w:r>
      <w:proofErr w:type="spellStart"/>
      <w:r w:rsidRPr="00D30A35">
        <w:rPr>
          <w:i/>
          <w:iCs/>
          <w:color w:val="666666"/>
          <w:sz w:val="24"/>
          <w:szCs w:val="24"/>
          <w:lang w:val="en-US"/>
        </w:rPr>
        <w:t>Department_ID</w:t>
      </w:r>
      <w:proofErr w:type="spellEnd"/>
      <w:r w:rsidRPr="00D30A35">
        <w:rPr>
          <w:i/>
          <w:iCs/>
          <w:color w:val="666666"/>
          <w:sz w:val="24"/>
          <w:szCs w:val="24"/>
          <w:lang w:val="en-US"/>
        </w:rPr>
        <w:t xml:space="preserve"> INT NOT NULL,</w:t>
      </w:r>
      <w:r w:rsidRPr="00D30A35">
        <w:rPr>
          <w:i/>
          <w:iCs/>
          <w:color w:val="666666"/>
          <w:sz w:val="24"/>
          <w:szCs w:val="24"/>
          <w:lang w:val="en-US"/>
        </w:rPr>
        <w:br/>
        <w:t xml:space="preserve">    FOREIGN KEY (</w:t>
      </w:r>
      <w:proofErr w:type="spellStart"/>
      <w:r w:rsidRPr="00D30A35">
        <w:rPr>
          <w:i/>
          <w:iCs/>
          <w:color w:val="666666"/>
          <w:sz w:val="24"/>
          <w:szCs w:val="24"/>
          <w:lang w:val="en-US"/>
        </w:rPr>
        <w:t>Department_ID</w:t>
      </w:r>
      <w:proofErr w:type="spellEnd"/>
      <w:r w:rsidRPr="00D30A35">
        <w:rPr>
          <w:i/>
          <w:iCs/>
          <w:color w:val="666666"/>
          <w:sz w:val="24"/>
          <w:szCs w:val="24"/>
          <w:lang w:val="en-US"/>
        </w:rPr>
        <w:t>) REFERENCES Department(</w:t>
      </w:r>
      <w:proofErr w:type="spellStart"/>
      <w:r w:rsidRPr="00D30A35">
        <w:rPr>
          <w:i/>
          <w:iCs/>
          <w:color w:val="666666"/>
          <w:sz w:val="24"/>
          <w:szCs w:val="24"/>
          <w:lang w:val="en-US"/>
        </w:rPr>
        <w:t>Department_ID</w:t>
      </w:r>
      <w:proofErr w:type="spellEnd"/>
      <w:r w:rsidRPr="00D30A35">
        <w:rPr>
          <w:i/>
          <w:iCs/>
          <w:color w:val="666666"/>
          <w:sz w:val="24"/>
          <w:szCs w:val="24"/>
          <w:lang w:val="en-US"/>
        </w:rPr>
        <w:t>)</w:t>
      </w:r>
      <w:r w:rsidRPr="00D30A35">
        <w:rPr>
          <w:i/>
          <w:iCs/>
          <w:color w:val="666666"/>
          <w:sz w:val="24"/>
          <w:szCs w:val="24"/>
          <w:lang w:val="en-US"/>
        </w:rPr>
        <w:br/>
        <w:t>);</w:t>
      </w:r>
      <w:r w:rsidRPr="00D30A35">
        <w:rPr>
          <w:i/>
          <w:iCs/>
          <w:color w:val="666666"/>
          <w:sz w:val="24"/>
          <w:szCs w:val="24"/>
          <w:lang w:val="en-US"/>
        </w:rPr>
        <w:br/>
      </w:r>
      <w:r w:rsidRPr="00D30A35">
        <w:rPr>
          <w:i/>
          <w:iCs/>
          <w:color w:val="666666"/>
          <w:sz w:val="24"/>
          <w:szCs w:val="24"/>
          <w:lang w:val="en-US"/>
        </w:rPr>
        <w:br/>
        <w:t>CREATE TABLE Course (</w:t>
      </w:r>
      <w:r w:rsidRPr="00D30A35">
        <w:rPr>
          <w:i/>
          <w:iCs/>
          <w:color w:val="666666"/>
          <w:sz w:val="24"/>
          <w:szCs w:val="24"/>
          <w:lang w:val="en-US"/>
        </w:rPr>
        <w:br/>
        <w:t xml:space="preserve">    </w:t>
      </w:r>
      <w:proofErr w:type="spellStart"/>
      <w:r w:rsidRPr="00D30A35">
        <w:rPr>
          <w:i/>
          <w:iCs/>
          <w:color w:val="666666"/>
          <w:sz w:val="24"/>
          <w:szCs w:val="24"/>
          <w:lang w:val="en-US"/>
        </w:rPr>
        <w:t>Course_ID</w:t>
      </w:r>
      <w:proofErr w:type="spellEnd"/>
      <w:r w:rsidRPr="00D30A35">
        <w:rPr>
          <w:i/>
          <w:iCs/>
          <w:color w:val="666666"/>
          <w:sz w:val="24"/>
          <w:szCs w:val="24"/>
          <w:lang w:val="en-US"/>
        </w:rPr>
        <w:t xml:space="preserve"> INT PRIMARY KEY,</w:t>
      </w:r>
      <w:r w:rsidRPr="00D30A35">
        <w:rPr>
          <w:i/>
          <w:iCs/>
          <w:color w:val="666666"/>
          <w:sz w:val="24"/>
          <w:szCs w:val="24"/>
          <w:lang w:val="en-US"/>
        </w:rPr>
        <w:br/>
        <w:t xml:space="preserve">    </w:t>
      </w:r>
      <w:proofErr w:type="spellStart"/>
      <w:r w:rsidRPr="00D30A35">
        <w:rPr>
          <w:i/>
          <w:iCs/>
          <w:color w:val="666666"/>
          <w:sz w:val="24"/>
          <w:szCs w:val="24"/>
          <w:lang w:val="en-US"/>
        </w:rPr>
        <w:t>Course_Name</w:t>
      </w:r>
      <w:proofErr w:type="spellEnd"/>
      <w:r w:rsidRPr="00D30A35">
        <w:rPr>
          <w:i/>
          <w:iCs/>
          <w:color w:val="666666"/>
          <w:sz w:val="24"/>
          <w:szCs w:val="24"/>
          <w:lang w:val="en-US"/>
        </w:rPr>
        <w:t xml:space="preserve"> VARCHAR(100) NOT NULL UNIQUE,</w:t>
      </w:r>
      <w:r w:rsidRPr="00D30A35">
        <w:rPr>
          <w:i/>
          <w:iCs/>
          <w:color w:val="666666"/>
          <w:sz w:val="24"/>
          <w:szCs w:val="24"/>
          <w:lang w:val="en-US"/>
        </w:rPr>
        <w:br/>
        <w:t xml:space="preserve">    Duration INT NOT NULL CHECK (Duration &gt; 0),</w:t>
      </w:r>
      <w:r w:rsidRPr="00D30A35">
        <w:rPr>
          <w:i/>
          <w:iCs/>
          <w:color w:val="666666"/>
          <w:sz w:val="24"/>
          <w:szCs w:val="24"/>
          <w:lang w:val="en-US"/>
        </w:rPr>
        <w:br/>
        <w:t xml:space="preserve">    </w:t>
      </w:r>
      <w:proofErr w:type="spellStart"/>
      <w:r w:rsidRPr="00D30A35">
        <w:rPr>
          <w:i/>
          <w:iCs/>
          <w:color w:val="666666"/>
          <w:sz w:val="24"/>
          <w:szCs w:val="24"/>
          <w:lang w:val="en-US"/>
        </w:rPr>
        <w:t>Department_ID</w:t>
      </w:r>
      <w:proofErr w:type="spellEnd"/>
      <w:r w:rsidRPr="00D30A35">
        <w:rPr>
          <w:i/>
          <w:iCs/>
          <w:color w:val="666666"/>
          <w:sz w:val="24"/>
          <w:szCs w:val="24"/>
          <w:lang w:val="en-US"/>
        </w:rPr>
        <w:t xml:space="preserve"> INT NOT NULL,</w:t>
      </w:r>
      <w:r w:rsidRPr="00D30A35">
        <w:rPr>
          <w:i/>
          <w:iCs/>
          <w:color w:val="666666"/>
          <w:sz w:val="24"/>
          <w:szCs w:val="24"/>
          <w:lang w:val="en-US"/>
        </w:rPr>
        <w:br/>
        <w:t xml:space="preserve">    FOREIGN KEY (</w:t>
      </w:r>
      <w:proofErr w:type="spellStart"/>
      <w:r w:rsidRPr="00D30A35">
        <w:rPr>
          <w:i/>
          <w:iCs/>
          <w:color w:val="666666"/>
          <w:sz w:val="24"/>
          <w:szCs w:val="24"/>
          <w:lang w:val="en-US"/>
        </w:rPr>
        <w:t>Department_ID</w:t>
      </w:r>
      <w:proofErr w:type="spellEnd"/>
      <w:r w:rsidRPr="00D30A35">
        <w:rPr>
          <w:i/>
          <w:iCs/>
          <w:color w:val="666666"/>
          <w:sz w:val="24"/>
          <w:szCs w:val="24"/>
          <w:lang w:val="en-US"/>
        </w:rPr>
        <w:t>) REFERENCES Department(</w:t>
      </w:r>
      <w:proofErr w:type="spellStart"/>
      <w:r w:rsidRPr="00D30A35">
        <w:rPr>
          <w:i/>
          <w:iCs/>
          <w:color w:val="666666"/>
          <w:sz w:val="24"/>
          <w:szCs w:val="24"/>
          <w:lang w:val="en-US"/>
        </w:rPr>
        <w:t>Department_ID</w:t>
      </w:r>
      <w:proofErr w:type="spellEnd"/>
      <w:r w:rsidRPr="00D30A35">
        <w:rPr>
          <w:i/>
          <w:iCs/>
          <w:color w:val="666666"/>
          <w:sz w:val="24"/>
          <w:szCs w:val="24"/>
          <w:lang w:val="en-US"/>
        </w:rPr>
        <w:t>)</w:t>
      </w:r>
      <w:r w:rsidRPr="00D30A35">
        <w:rPr>
          <w:i/>
          <w:iCs/>
          <w:color w:val="666666"/>
          <w:sz w:val="24"/>
          <w:szCs w:val="24"/>
          <w:lang w:val="en-US"/>
        </w:rPr>
        <w:br/>
        <w:t>);</w:t>
      </w:r>
      <w:r w:rsidRPr="00D30A35">
        <w:rPr>
          <w:i/>
          <w:iCs/>
          <w:color w:val="666666"/>
          <w:sz w:val="24"/>
          <w:szCs w:val="24"/>
          <w:lang w:val="en-US"/>
        </w:rPr>
        <w:br/>
      </w:r>
      <w:r w:rsidRPr="00D30A35">
        <w:rPr>
          <w:i/>
          <w:iCs/>
          <w:color w:val="666666"/>
          <w:sz w:val="24"/>
          <w:szCs w:val="24"/>
          <w:lang w:val="en-US"/>
        </w:rPr>
        <w:br/>
        <w:t>CREATE TABLE Student (</w:t>
      </w:r>
      <w:r w:rsidRPr="00D30A35">
        <w:rPr>
          <w:i/>
          <w:iCs/>
          <w:color w:val="666666"/>
          <w:sz w:val="24"/>
          <w:szCs w:val="24"/>
          <w:lang w:val="en-US"/>
        </w:rPr>
        <w:br/>
        <w:t xml:space="preserve">    Student_ID INT PRIMARY KEY,</w:t>
      </w:r>
      <w:r w:rsidRPr="00D30A35">
        <w:rPr>
          <w:i/>
          <w:iCs/>
          <w:color w:val="666666"/>
          <w:sz w:val="24"/>
          <w:szCs w:val="24"/>
          <w:lang w:val="en-US"/>
        </w:rPr>
        <w:br/>
        <w:t xml:space="preserve">    </w:t>
      </w:r>
      <w:proofErr w:type="spellStart"/>
      <w:r w:rsidRPr="00D30A35">
        <w:rPr>
          <w:i/>
          <w:iCs/>
          <w:color w:val="666666"/>
          <w:sz w:val="24"/>
          <w:szCs w:val="24"/>
          <w:lang w:val="en-US"/>
        </w:rPr>
        <w:t>Student_Name</w:t>
      </w:r>
      <w:proofErr w:type="spellEnd"/>
      <w:r w:rsidRPr="00D30A35">
        <w:rPr>
          <w:i/>
          <w:iCs/>
          <w:color w:val="666666"/>
          <w:sz w:val="24"/>
          <w:szCs w:val="24"/>
          <w:lang w:val="en-US"/>
        </w:rPr>
        <w:t xml:space="preserve"> VARCHAR(100) NOT NULL,</w:t>
      </w:r>
      <w:r w:rsidRPr="00D30A35">
        <w:rPr>
          <w:i/>
          <w:iCs/>
          <w:color w:val="666666"/>
          <w:sz w:val="24"/>
          <w:szCs w:val="24"/>
          <w:lang w:val="en-US"/>
        </w:rPr>
        <w:br/>
        <w:t xml:space="preserve">    </w:t>
      </w:r>
      <w:proofErr w:type="spellStart"/>
      <w:r w:rsidRPr="00D30A35">
        <w:rPr>
          <w:i/>
          <w:iCs/>
          <w:color w:val="666666"/>
          <w:sz w:val="24"/>
          <w:szCs w:val="24"/>
          <w:lang w:val="en-US"/>
        </w:rPr>
        <w:t>Date_of_Birth</w:t>
      </w:r>
      <w:proofErr w:type="spellEnd"/>
      <w:r w:rsidRPr="00D30A35">
        <w:rPr>
          <w:i/>
          <w:iCs/>
          <w:color w:val="666666"/>
          <w:sz w:val="24"/>
          <w:szCs w:val="24"/>
          <w:lang w:val="en-US"/>
        </w:rPr>
        <w:t xml:space="preserve"> DATE NOT NULL,</w:t>
      </w:r>
      <w:r w:rsidRPr="00D30A35">
        <w:rPr>
          <w:i/>
          <w:iCs/>
          <w:color w:val="666666"/>
          <w:sz w:val="24"/>
          <w:szCs w:val="24"/>
          <w:lang w:val="en-US"/>
        </w:rPr>
        <w:br/>
        <w:t xml:space="preserve">    Gender VARCHAR(10) NOT NULL CHECK (Gender IN ('</w:t>
      </w:r>
      <w:proofErr w:type="spellStart"/>
      <w:r w:rsidRPr="00D30A35">
        <w:rPr>
          <w:i/>
          <w:iCs/>
          <w:color w:val="666666"/>
          <w:sz w:val="24"/>
          <w:szCs w:val="24"/>
          <w:lang w:val="en-US"/>
        </w:rPr>
        <w:t>Male','Female','Other</w:t>
      </w:r>
      <w:proofErr w:type="spellEnd"/>
      <w:r w:rsidRPr="00D30A35">
        <w:rPr>
          <w:i/>
          <w:iCs/>
          <w:color w:val="666666"/>
          <w:sz w:val="24"/>
          <w:szCs w:val="24"/>
          <w:lang w:val="en-US"/>
        </w:rPr>
        <w:t>')),</w:t>
      </w:r>
      <w:r w:rsidRPr="00D30A35">
        <w:rPr>
          <w:i/>
          <w:iCs/>
          <w:color w:val="666666"/>
          <w:sz w:val="24"/>
          <w:szCs w:val="24"/>
          <w:lang w:val="en-US"/>
        </w:rPr>
        <w:br/>
        <w:t xml:space="preserve">    Email VARCHAR(100) NOT NULL UNIQUE,</w:t>
      </w:r>
      <w:r w:rsidRPr="00D30A35">
        <w:rPr>
          <w:i/>
          <w:iCs/>
          <w:color w:val="666666"/>
          <w:sz w:val="24"/>
          <w:szCs w:val="24"/>
          <w:lang w:val="en-US"/>
        </w:rPr>
        <w:br/>
        <w:t xml:space="preserve">    Phone VARCHAR(15) UNIQUE,</w:t>
      </w:r>
      <w:r w:rsidRPr="00D30A35">
        <w:rPr>
          <w:i/>
          <w:iCs/>
          <w:color w:val="666666"/>
          <w:sz w:val="24"/>
          <w:szCs w:val="24"/>
          <w:lang w:val="en-US"/>
        </w:rPr>
        <w:br/>
        <w:t xml:space="preserve">    Address VARCHAR(200),</w:t>
      </w:r>
      <w:r w:rsidRPr="00D30A35">
        <w:rPr>
          <w:i/>
          <w:iCs/>
          <w:color w:val="666666"/>
          <w:sz w:val="24"/>
          <w:szCs w:val="24"/>
          <w:lang w:val="en-US"/>
        </w:rPr>
        <w:br/>
        <w:t xml:space="preserve">    CHECK (</w:t>
      </w:r>
      <w:proofErr w:type="spellStart"/>
      <w:r w:rsidRPr="00D30A35">
        <w:rPr>
          <w:i/>
          <w:iCs/>
          <w:color w:val="666666"/>
          <w:sz w:val="24"/>
          <w:szCs w:val="24"/>
          <w:lang w:val="en-US"/>
        </w:rPr>
        <w:t>Date_of_Birth</w:t>
      </w:r>
      <w:proofErr w:type="spellEnd"/>
      <w:r w:rsidRPr="00D30A35">
        <w:rPr>
          <w:i/>
          <w:iCs/>
          <w:color w:val="666666"/>
          <w:sz w:val="24"/>
          <w:szCs w:val="24"/>
          <w:lang w:val="en-US"/>
        </w:rPr>
        <w:t xml:space="preserve"> &lt; CURRENT_DATE)</w:t>
      </w:r>
      <w:r w:rsidRPr="00D30A35">
        <w:rPr>
          <w:i/>
          <w:iCs/>
          <w:color w:val="666666"/>
          <w:sz w:val="24"/>
          <w:szCs w:val="24"/>
          <w:lang w:val="en-US"/>
        </w:rPr>
        <w:br/>
        <w:t>);</w:t>
      </w:r>
      <w:r w:rsidRPr="00D30A35">
        <w:rPr>
          <w:i/>
          <w:iCs/>
          <w:color w:val="666666"/>
          <w:sz w:val="24"/>
          <w:szCs w:val="24"/>
          <w:lang w:val="en-US"/>
        </w:rPr>
        <w:br/>
      </w:r>
      <w:r w:rsidRPr="00D30A35">
        <w:rPr>
          <w:i/>
          <w:iCs/>
          <w:color w:val="666666"/>
          <w:sz w:val="24"/>
          <w:szCs w:val="24"/>
          <w:lang w:val="en-US"/>
        </w:rPr>
        <w:br/>
        <w:t>CREATE TABLE Subject (</w:t>
      </w:r>
      <w:r w:rsidRPr="00D30A35">
        <w:rPr>
          <w:i/>
          <w:iCs/>
          <w:color w:val="666666"/>
          <w:sz w:val="24"/>
          <w:szCs w:val="24"/>
          <w:lang w:val="en-US"/>
        </w:rPr>
        <w:br/>
        <w:t xml:space="preserve">    </w:t>
      </w:r>
      <w:proofErr w:type="spellStart"/>
      <w:r w:rsidRPr="00D30A35">
        <w:rPr>
          <w:i/>
          <w:iCs/>
          <w:color w:val="666666"/>
          <w:sz w:val="24"/>
          <w:szCs w:val="24"/>
          <w:lang w:val="en-US"/>
        </w:rPr>
        <w:t>Subject_ID</w:t>
      </w:r>
      <w:proofErr w:type="spellEnd"/>
      <w:r w:rsidRPr="00D30A35">
        <w:rPr>
          <w:i/>
          <w:iCs/>
          <w:color w:val="666666"/>
          <w:sz w:val="24"/>
          <w:szCs w:val="24"/>
          <w:lang w:val="en-US"/>
        </w:rPr>
        <w:t xml:space="preserve"> INT PRIMARY KEY,</w:t>
      </w:r>
      <w:r w:rsidRPr="00D30A35">
        <w:rPr>
          <w:i/>
          <w:iCs/>
          <w:color w:val="666666"/>
          <w:sz w:val="24"/>
          <w:szCs w:val="24"/>
          <w:lang w:val="en-US"/>
        </w:rPr>
        <w:br/>
        <w:t xml:space="preserve">    </w:t>
      </w:r>
      <w:proofErr w:type="spellStart"/>
      <w:r w:rsidRPr="00D30A35">
        <w:rPr>
          <w:i/>
          <w:iCs/>
          <w:color w:val="666666"/>
          <w:sz w:val="24"/>
          <w:szCs w:val="24"/>
          <w:lang w:val="en-US"/>
        </w:rPr>
        <w:t>Subject_Name</w:t>
      </w:r>
      <w:proofErr w:type="spellEnd"/>
      <w:r w:rsidRPr="00D30A35">
        <w:rPr>
          <w:i/>
          <w:iCs/>
          <w:color w:val="666666"/>
          <w:sz w:val="24"/>
          <w:szCs w:val="24"/>
          <w:lang w:val="en-US"/>
        </w:rPr>
        <w:t xml:space="preserve"> VARCHAR(100) NOT NULL UNIQUE,</w:t>
      </w:r>
      <w:r w:rsidRPr="00D30A35">
        <w:rPr>
          <w:i/>
          <w:iCs/>
          <w:color w:val="666666"/>
          <w:sz w:val="24"/>
          <w:szCs w:val="24"/>
          <w:lang w:val="en-US"/>
        </w:rPr>
        <w:br/>
        <w:t xml:space="preserve">    Credits INT NOT NULL CHECK (Credits BETWEEN 1 AND 6),</w:t>
      </w:r>
      <w:r w:rsidRPr="00D30A35">
        <w:rPr>
          <w:i/>
          <w:iCs/>
          <w:color w:val="666666"/>
          <w:sz w:val="24"/>
          <w:szCs w:val="24"/>
          <w:lang w:val="en-US"/>
        </w:rPr>
        <w:br/>
        <w:t xml:space="preserve">    Semester INT NOT NULL CHECK (Semester BETWEEN 1 AND 8),</w:t>
      </w:r>
      <w:r w:rsidRPr="00D30A35">
        <w:rPr>
          <w:i/>
          <w:iCs/>
          <w:color w:val="666666"/>
          <w:sz w:val="24"/>
          <w:szCs w:val="24"/>
          <w:lang w:val="en-US"/>
        </w:rPr>
        <w:br/>
        <w:t xml:space="preserve">    </w:t>
      </w:r>
      <w:proofErr w:type="spellStart"/>
      <w:r w:rsidRPr="00D30A35">
        <w:rPr>
          <w:i/>
          <w:iCs/>
          <w:color w:val="666666"/>
          <w:sz w:val="24"/>
          <w:szCs w:val="24"/>
          <w:lang w:val="en-US"/>
        </w:rPr>
        <w:t>Course_ID</w:t>
      </w:r>
      <w:proofErr w:type="spellEnd"/>
      <w:r w:rsidRPr="00D30A35">
        <w:rPr>
          <w:i/>
          <w:iCs/>
          <w:color w:val="666666"/>
          <w:sz w:val="24"/>
          <w:szCs w:val="24"/>
          <w:lang w:val="en-US"/>
        </w:rPr>
        <w:t xml:space="preserve"> INT NOT NULL,</w:t>
      </w:r>
      <w:r w:rsidRPr="00D30A35">
        <w:rPr>
          <w:i/>
          <w:iCs/>
          <w:color w:val="666666"/>
          <w:sz w:val="24"/>
          <w:szCs w:val="24"/>
          <w:lang w:val="en-US"/>
        </w:rPr>
        <w:br/>
      </w:r>
      <w:r w:rsidRPr="00D30A35">
        <w:rPr>
          <w:i/>
          <w:iCs/>
          <w:color w:val="666666"/>
          <w:sz w:val="24"/>
          <w:szCs w:val="24"/>
          <w:lang w:val="en-US"/>
        </w:rPr>
        <w:lastRenderedPageBreak/>
        <w:t xml:space="preserve">    </w:t>
      </w:r>
      <w:proofErr w:type="spellStart"/>
      <w:r w:rsidRPr="00D30A35">
        <w:rPr>
          <w:i/>
          <w:iCs/>
          <w:color w:val="666666"/>
          <w:sz w:val="24"/>
          <w:szCs w:val="24"/>
          <w:lang w:val="en-US"/>
        </w:rPr>
        <w:t>Faculty_ID</w:t>
      </w:r>
      <w:proofErr w:type="spellEnd"/>
      <w:r w:rsidRPr="00D30A35">
        <w:rPr>
          <w:i/>
          <w:iCs/>
          <w:color w:val="666666"/>
          <w:sz w:val="24"/>
          <w:szCs w:val="24"/>
          <w:lang w:val="en-US"/>
        </w:rPr>
        <w:t xml:space="preserve"> INT NOT NULL,</w:t>
      </w:r>
      <w:r w:rsidRPr="00D30A35">
        <w:rPr>
          <w:i/>
          <w:iCs/>
          <w:color w:val="666666"/>
          <w:sz w:val="24"/>
          <w:szCs w:val="24"/>
          <w:lang w:val="en-US"/>
        </w:rPr>
        <w:br/>
        <w:t xml:space="preserve">    FOREIGN KEY (</w:t>
      </w:r>
      <w:proofErr w:type="spellStart"/>
      <w:r w:rsidRPr="00D30A35">
        <w:rPr>
          <w:i/>
          <w:iCs/>
          <w:color w:val="666666"/>
          <w:sz w:val="24"/>
          <w:szCs w:val="24"/>
          <w:lang w:val="en-US"/>
        </w:rPr>
        <w:t>Course_ID</w:t>
      </w:r>
      <w:proofErr w:type="spellEnd"/>
      <w:r w:rsidRPr="00D30A35">
        <w:rPr>
          <w:i/>
          <w:iCs/>
          <w:color w:val="666666"/>
          <w:sz w:val="24"/>
          <w:szCs w:val="24"/>
          <w:lang w:val="en-US"/>
        </w:rPr>
        <w:t>) REFERENCES Course(</w:t>
      </w:r>
      <w:proofErr w:type="spellStart"/>
      <w:r w:rsidRPr="00D30A35">
        <w:rPr>
          <w:i/>
          <w:iCs/>
          <w:color w:val="666666"/>
          <w:sz w:val="24"/>
          <w:szCs w:val="24"/>
          <w:lang w:val="en-US"/>
        </w:rPr>
        <w:t>Course_ID</w:t>
      </w:r>
      <w:proofErr w:type="spellEnd"/>
      <w:r w:rsidRPr="00D30A35">
        <w:rPr>
          <w:i/>
          <w:iCs/>
          <w:color w:val="666666"/>
          <w:sz w:val="24"/>
          <w:szCs w:val="24"/>
          <w:lang w:val="en-US"/>
        </w:rPr>
        <w:t>),</w:t>
      </w:r>
      <w:r w:rsidRPr="00D30A35">
        <w:rPr>
          <w:i/>
          <w:iCs/>
          <w:color w:val="666666"/>
          <w:sz w:val="24"/>
          <w:szCs w:val="24"/>
          <w:lang w:val="en-US"/>
        </w:rPr>
        <w:br/>
        <w:t xml:space="preserve">    FOREIGN KEY (</w:t>
      </w:r>
      <w:proofErr w:type="spellStart"/>
      <w:r w:rsidRPr="00D30A35">
        <w:rPr>
          <w:i/>
          <w:iCs/>
          <w:color w:val="666666"/>
          <w:sz w:val="24"/>
          <w:szCs w:val="24"/>
          <w:lang w:val="en-US"/>
        </w:rPr>
        <w:t>Faculty_ID</w:t>
      </w:r>
      <w:proofErr w:type="spellEnd"/>
      <w:r w:rsidRPr="00D30A35">
        <w:rPr>
          <w:i/>
          <w:iCs/>
          <w:color w:val="666666"/>
          <w:sz w:val="24"/>
          <w:szCs w:val="24"/>
          <w:lang w:val="en-US"/>
        </w:rPr>
        <w:t>) REFERENCES Faculty(</w:t>
      </w:r>
      <w:proofErr w:type="spellStart"/>
      <w:r w:rsidRPr="00D30A35">
        <w:rPr>
          <w:i/>
          <w:iCs/>
          <w:color w:val="666666"/>
          <w:sz w:val="24"/>
          <w:szCs w:val="24"/>
          <w:lang w:val="en-US"/>
        </w:rPr>
        <w:t>Faculty_ID</w:t>
      </w:r>
      <w:proofErr w:type="spellEnd"/>
      <w:r w:rsidRPr="00D30A35">
        <w:rPr>
          <w:i/>
          <w:iCs/>
          <w:color w:val="666666"/>
          <w:sz w:val="24"/>
          <w:szCs w:val="24"/>
          <w:lang w:val="en-US"/>
        </w:rPr>
        <w:t>)</w:t>
      </w:r>
      <w:r w:rsidRPr="00D30A35">
        <w:rPr>
          <w:i/>
          <w:iCs/>
          <w:color w:val="666666"/>
          <w:sz w:val="24"/>
          <w:szCs w:val="24"/>
          <w:lang w:val="en-US"/>
        </w:rPr>
        <w:br/>
        <w:t>);</w:t>
      </w:r>
      <w:r w:rsidRPr="00D30A35">
        <w:rPr>
          <w:i/>
          <w:iCs/>
          <w:color w:val="666666"/>
          <w:sz w:val="24"/>
          <w:szCs w:val="24"/>
          <w:lang w:val="en-US"/>
        </w:rPr>
        <w:br/>
      </w:r>
      <w:r w:rsidRPr="00D30A35">
        <w:rPr>
          <w:i/>
          <w:iCs/>
          <w:color w:val="666666"/>
          <w:sz w:val="24"/>
          <w:szCs w:val="24"/>
          <w:lang w:val="en-US"/>
        </w:rPr>
        <w:br/>
        <w:t>CREATE TABLE Enrollment (</w:t>
      </w:r>
      <w:r w:rsidRPr="00D30A35">
        <w:rPr>
          <w:i/>
          <w:iCs/>
          <w:color w:val="666666"/>
          <w:sz w:val="24"/>
          <w:szCs w:val="24"/>
          <w:lang w:val="en-US"/>
        </w:rPr>
        <w:br/>
        <w:t xml:space="preserve">    </w:t>
      </w:r>
      <w:proofErr w:type="spellStart"/>
      <w:r w:rsidRPr="00D30A35">
        <w:rPr>
          <w:i/>
          <w:iCs/>
          <w:color w:val="666666"/>
          <w:sz w:val="24"/>
          <w:szCs w:val="24"/>
          <w:lang w:val="en-US"/>
        </w:rPr>
        <w:t>Enrollment_ID</w:t>
      </w:r>
      <w:proofErr w:type="spellEnd"/>
      <w:r w:rsidRPr="00D30A35">
        <w:rPr>
          <w:i/>
          <w:iCs/>
          <w:color w:val="666666"/>
          <w:sz w:val="24"/>
          <w:szCs w:val="24"/>
          <w:lang w:val="en-US"/>
        </w:rPr>
        <w:t xml:space="preserve"> INT PRIMARY KEY,</w:t>
      </w:r>
      <w:r w:rsidRPr="00D30A35">
        <w:rPr>
          <w:i/>
          <w:iCs/>
          <w:color w:val="666666"/>
          <w:sz w:val="24"/>
          <w:szCs w:val="24"/>
          <w:lang w:val="en-US"/>
        </w:rPr>
        <w:br/>
        <w:t xml:space="preserve">    Student_ID INT NOT NULL,</w:t>
      </w:r>
      <w:r w:rsidRPr="00D30A35">
        <w:rPr>
          <w:i/>
          <w:iCs/>
          <w:color w:val="666666"/>
          <w:sz w:val="24"/>
          <w:szCs w:val="24"/>
          <w:lang w:val="en-US"/>
        </w:rPr>
        <w:br/>
        <w:t xml:space="preserve">    </w:t>
      </w:r>
      <w:proofErr w:type="spellStart"/>
      <w:r w:rsidRPr="00D30A35">
        <w:rPr>
          <w:i/>
          <w:iCs/>
          <w:color w:val="666666"/>
          <w:sz w:val="24"/>
          <w:szCs w:val="24"/>
          <w:lang w:val="en-US"/>
        </w:rPr>
        <w:t>Course_ID</w:t>
      </w:r>
      <w:proofErr w:type="spellEnd"/>
      <w:r w:rsidRPr="00D30A35">
        <w:rPr>
          <w:i/>
          <w:iCs/>
          <w:color w:val="666666"/>
          <w:sz w:val="24"/>
          <w:szCs w:val="24"/>
          <w:lang w:val="en-US"/>
        </w:rPr>
        <w:t xml:space="preserve"> INT NOT NULL,</w:t>
      </w:r>
      <w:r w:rsidRPr="00D30A35">
        <w:rPr>
          <w:i/>
          <w:iCs/>
          <w:color w:val="666666"/>
          <w:sz w:val="24"/>
          <w:szCs w:val="24"/>
          <w:lang w:val="en-US"/>
        </w:rPr>
        <w:br/>
        <w:t xml:space="preserve">    </w:t>
      </w:r>
      <w:proofErr w:type="spellStart"/>
      <w:r w:rsidRPr="00D30A35">
        <w:rPr>
          <w:i/>
          <w:iCs/>
          <w:color w:val="666666"/>
          <w:sz w:val="24"/>
          <w:szCs w:val="24"/>
          <w:lang w:val="en-US"/>
        </w:rPr>
        <w:t>Enrollment_Date</w:t>
      </w:r>
      <w:proofErr w:type="spellEnd"/>
      <w:r w:rsidRPr="00D30A35">
        <w:rPr>
          <w:i/>
          <w:iCs/>
          <w:color w:val="666666"/>
          <w:sz w:val="24"/>
          <w:szCs w:val="24"/>
          <w:lang w:val="en-US"/>
        </w:rPr>
        <w:t xml:space="preserve"> DATE NOT NULL DEFAULT CURRENT_DATE,</w:t>
      </w:r>
      <w:r w:rsidRPr="00D30A35">
        <w:rPr>
          <w:i/>
          <w:iCs/>
          <w:color w:val="666666"/>
          <w:sz w:val="24"/>
          <w:szCs w:val="24"/>
          <w:lang w:val="en-US"/>
        </w:rPr>
        <w:br/>
        <w:t xml:space="preserve">    UNIQUE (Student_ID, </w:t>
      </w:r>
      <w:proofErr w:type="spellStart"/>
      <w:r w:rsidRPr="00D30A35">
        <w:rPr>
          <w:i/>
          <w:iCs/>
          <w:color w:val="666666"/>
          <w:sz w:val="24"/>
          <w:szCs w:val="24"/>
          <w:lang w:val="en-US"/>
        </w:rPr>
        <w:t>Course_ID</w:t>
      </w:r>
      <w:proofErr w:type="spellEnd"/>
      <w:r w:rsidRPr="00D30A35">
        <w:rPr>
          <w:i/>
          <w:iCs/>
          <w:color w:val="666666"/>
          <w:sz w:val="24"/>
          <w:szCs w:val="24"/>
          <w:lang w:val="en-US"/>
        </w:rPr>
        <w:t>),</w:t>
      </w:r>
      <w:r w:rsidRPr="00D30A35">
        <w:rPr>
          <w:i/>
          <w:iCs/>
          <w:color w:val="666666"/>
          <w:sz w:val="24"/>
          <w:szCs w:val="24"/>
          <w:lang w:val="en-US"/>
        </w:rPr>
        <w:br/>
        <w:t xml:space="preserve">    FOREIGN KEY (Student_ID) REFERENCES Student(Student_ID),</w:t>
      </w:r>
      <w:r w:rsidRPr="00D30A35">
        <w:rPr>
          <w:i/>
          <w:iCs/>
          <w:color w:val="666666"/>
          <w:sz w:val="24"/>
          <w:szCs w:val="24"/>
          <w:lang w:val="en-US"/>
        </w:rPr>
        <w:br/>
        <w:t xml:space="preserve">    FOREIGN KEY (</w:t>
      </w:r>
      <w:proofErr w:type="spellStart"/>
      <w:r w:rsidRPr="00D30A35">
        <w:rPr>
          <w:i/>
          <w:iCs/>
          <w:color w:val="666666"/>
          <w:sz w:val="24"/>
          <w:szCs w:val="24"/>
          <w:lang w:val="en-US"/>
        </w:rPr>
        <w:t>Course_ID</w:t>
      </w:r>
      <w:proofErr w:type="spellEnd"/>
      <w:r w:rsidRPr="00D30A35">
        <w:rPr>
          <w:i/>
          <w:iCs/>
          <w:color w:val="666666"/>
          <w:sz w:val="24"/>
          <w:szCs w:val="24"/>
          <w:lang w:val="en-US"/>
        </w:rPr>
        <w:t>) REFERENCES Course(</w:t>
      </w:r>
      <w:proofErr w:type="spellStart"/>
      <w:r w:rsidRPr="00D30A35">
        <w:rPr>
          <w:i/>
          <w:iCs/>
          <w:color w:val="666666"/>
          <w:sz w:val="24"/>
          <w:szCs w:val="24"/>
          <w:lang w:val="en-US"/>
        </w:rPr>
        <w:t>Course_ID</w:t>
      </w:r>
      <w:proofErr w:type="spellEnd"/>
      <w:r w:rsidRPr="00D30A35">
        <w:rPr>
          <w:i/>
          <w:iCs/>
          <w:color w:val="666666"/>
          <w:sz w:val="24"/>
          <w:szCs w:val="24"/>
          <w:lang w:val="en-US"/>
        </w:rPr>
        <w:t>)</w:t>
      </w:r>
      <w:r w:rsidRPr="00D30A35">
        <w:rPr>
          <w:i/>
          <w:iCs/>
          <w:color w:val="666666"/>
          <w:sz w:val="24"/>
          <w:szCs w:val="24"/>
          <w:lang w:val="en-US"/>
        </w:rPr>
        <w:br/>
        <w:t>);</w:t>
      </w:r>
      <w:r w:rsidRPr="00D30A35">
        <w:rPr>
          <w:i/>
          <w:iCs/>
          <w:color w:val="666666"/>
          <w:sz w:val="24"/>
          <w:szCs w:val="24"/>
          <w:lang w:val="en-US"/>
        </w:rPr>
        <w:br/>
      </w:r>
      <w:r w:rsidRPr="00D30A35">
        <w:rPr>
          <w:i/>
          <w:iCs/>
          <w:color w:val="666666"/>
          <w:sz w:val="24"/>
          <w:szCs w:val="24"/>
          <w:lang w:val="en-US"/>
        </w:rPr>
        <w:br/>
        <w:t>CREATE TABLE Examination (</w:t>
      </w:r>
      <w:r w:rsidRPr="00D30A35">
        <w:rPr>
          <w:i/>
          <w:iCs/>
          <w:color w:val="666666"/>
          <w:sz w:val="24"/>
          <w:szCs w:val="24"/>
          <w:lang w:val="en-US"/>
        </w:rPr>
        <w:br/>
        <w:t xml:space="preserve">    </w:t>
      </w:r>
      <w:proofErr w:type="spellStart"/>
      <w:r w:rsidRPr="00D30A35">
        <w:rPr>
          <w:i/>
          <w:iCs/>
          <w:color w:val="666666"/>
          <w:sz w:val="24"/>
          <w:szCs w:val="24"/>
          <w:lang w:val="en-US"/>
        </w:rPr>
        <w:t>Exam_ID</w:t>
      </w:r>
      <w:proofErr w:type="spellEnd"/>
      <w:r w:rsidRPr="00D30A35">
        <w:rPr>
          <w:i/>
          <w:iCs/>
          <w:color w:val="666666"/>
          <w:sz w:val="24"/>
          <w:szCs w:val="24"/>
          <w:lang w:val="en-US"/>
        </w:rPr>
        <w:t xml:space="preserve"> INT PRIMARY KEY,</w:t>
      </w:r>
      <w:r w:rsidRPr="00D30A35">
        <w:rPr>
          <w:i/>
          <w:iCs/>
          <w:color w:val="666666"/>
          <w:sz w:val="24"/>
          <w:szCs w:val="24"/>
          <w:lang w:val="en-US"/>
        </w:rPr>
        <w:br/>
        <w:t xml:space="preserve">    Student_ID INT NOT NULL,</w:t>
      </w:r>
      <w:r w:rsidRPr="00D30A35">
        <w:rPr>
          <w:i/>
          <w:iCs/>
          <w:color w:val="666666"/>
          <w:sz w:val="24"/>
          <w:szCs w:val="24"/>
          <w:lang w:val="en-US"/>
        </w:rPr>
        <w:br/>
        <w:t xml:space="preserve">    </w:t>
      </w:r>
      <w:proofErr w:type="spellStart"/>
      <w:r w:rsidRPr="00D30A35">
        <w:rPr>
          <w:i/>
          <w:iCs/>
          <w:color w:val="666666"/>
          <w:sz w:val="24"/>
          <w:szCs w:val="24"/>
          <w:lang w:val="en-US"/>
        </w:rPr>
        <w:t>Subject_ID</w:t>
      </w:r>
      <w:proofErr w:type="spellEnd"/>
      <w:r w:rsidRPr="00D30A35">
        <w:rPr>
          <w:i/>
          <w:iCs/>
          <w:color w:val="666666"/>
          <w:sz w:val="24"/>
          <w:szCs w:val="24"/>
          <w:lang w:val="en-US"/>
        </w:rPr>
        <w:t xml:space="preserve"> INT NOT NULL,</w:t>
      </w:r>
      <w:r w:rsidRPr="00D30A35">
        <w:rPr>
          <w:i/>
          <w:iCs/>
          <w:color w:val="666666"/>
          <w:sz w:val="24"/>
          <w:szCs w:val="24"/>
          <w:lang w:val="en-US"/>
        </w:rPr>
        <w:br/>
        <w:t xml:space="preserve">    </w:t>
      </w:r>
      <w:proofErr w:type="spellStart"/>
      <w:r w:rsidRPr="00D30A35">
        <w:rPr>
          <w:i/>
          <w:iCs/>
          <w:color w:val="666666"/>
          <w:sz w:val="24"/>
          <w:szCs w:val="24"/>
          <w:lang w:val="en-US"/>
        </w:rPr>
        <w:t>Exam_Type</w:t>
      </w:r>
      <w:proofErr w:type="spellEnd"/>
      <w:r w:rsidRPr="00D30A35">
        <w:rPr>
          <w:i/>
          <w:iCs/>
          <w:color w:val="666666"/>
          <w:sz w:val="24"/>
          <w:szCs w:val="24"/>
          <w:lang w:val="en-US"/>
        </w:rPr>
        <w:t xml:space="preserve"> VARCHAR(50) NOT NULL,</w:t>
      </w:r>
      <w:r w:rsidRPr="00D30A35">
        <w:rPr>
          <w:i/>
          <w:iCs/>
          <w:color w:val="666666"/>
          <w:sz w:val="24"/>
          <w:szCs w:val="24"/>
          <w:lang w:val="en-US"/>
        </w:rPr>
        <w:br/>
        <w:t xml:space="preserve">    </w:t>
      </w:r>
      <w:proofErr w:type="spellStart"/>
      <w:r w:rsidRPr="00D30A35">
        <w:rPr>
          <w:i/>
          <w:iCs/>
          <w:color w:val="666666"/>
          <w:sz w:val="24"/>
          <w:szCs w:val="24"/>
          <w:lang w:val="en-US"/>
        </w:rPr>
        <w:t>Exam_Date</w:t>
      </w:r>
      <w:proofErr w:type="spellEnd"/>
      <w:r w:rsidRPr="00D30A35">
        <w:rPr>
          <w:i/>
          <w:iCs/>
          <w:color w:val="666666"/>
          <w:sz w:val="24"/>
          <w:szCs w:val="24"/>
          <w:lang w:val="en-US"/>
        </w:rPr>
        <w:t xml:space="preserve"> DATE NOT NULL DEFAULT CURRENT_DATE,</w:t>
      </w:r>
      <w:r w:rsidRPr="00D30A35">
        <w:rPr>
          <w:i/>
          <w:iCs/>
          <w:color w:val="666666"/>
          <w:sz w:val="24"/>
          <w:szCs w:val="24"/>
          <w:lang w:val="en-US"/>
        </w:rPr>
        <w:br/>
        <w:t xml:space="preserve">    </w:t>
      </w:r>
      <w:proofErr w:type="spellStart"/>
      <w:r w:rsidRPr="00D30A35">
        <w:rPr>
          <w:i/>
          <w:iCs/>
          <w:color w:val="666666"/>
          <w:sz w:val="24"/>
          <w:szCs w:val="24"/>
          <w:lang w:val="en-US"/>
        </w:rPr>
        <w:t>Total_Marks</w:t>
      </w:r>
      <w:proofErr w:type="spellEnd"/>
      <w:r w:rsidRPr="00D30A35">
        <w:rPr>
          <w:i/>
          <w:iCs/>
          <w:color w:val="666666"/>
          <w:sz w:val="24"/>
          <w:szCs w:val="24"/>
          <w:lang w:val="en-US"/>
        </w:rPr>
        <w:t xml:space="preserve"> INT NOT NULL CHECK (</w:t>
      </w:r>
      <w:proofErr w:type="spellStart"/>
      <w:r w:rsidRPr="00D30A35">
        <w:rPr>
          <w:i/>
          <w:iCs/>
          <w:color w:val="666666"/>
          <w:sz w:val="24"/>
          <w:szCs w:val="24"/>
          <w:lang w:val="en-US"/>
        </w:rPr>
        <w:t>Total_Marks</w:t>
      </w:r>
      <w:proofErr w:type="spellEnd"/>
      <w:r w:rsidRPr="00D30A35">
        <w:rPr>
          <w:i/>
          <w:iCs/>
          <w:color w:val="666666"/>
          <w:sz w:val="24"/>
          <w:szCs w:val="24"/>
          <w:lang w:val="en-US"/>
        </w:rPr>
        <w:t xml:space="preserve"> BETWEEN 0 AND 100),</w:t>
      </w:r>
      <w:r w:rsidRPr="00D30A35">
        <w:rPr>
          <w:i/>
          <w:iCs/>
          <w:color w:val="666666"/>
          <w:sz w:val="24"/>
          <w:szCs w:val="24"/>
          <w:lang w:val="en-US"/>
        </w:rPr>
        <w:br/>
        <w:t xml:space="preserve">    FOREIGN KEY (Student_ID) REFERENCES Student(Student_ID),</w:t>
      </w:r>
      <w:r w:rsidRPr="00D30A35">
        <w:rPr>
          <w:i/>
          <w:iCs/>
          <w:color w:val="666666"/>
          <w:sz w:val="24"/>
          <w:szCs w:val="24"/>
          <w:lang w:val="en-US"/>
        </w:rPr>
        <w:br/>
        <w:t xml:space="preserve">    FOREIGN KEY (</w:t>
      </w:r>
      <w:proofErr w:type="spellStart"/>
      <w:r w:rsidRPr="00D30A35">
        <w:rPr>
          <w:i/>
          <w:iCs/>
          <w:color w:val="666666"/>
          <w:sz w:val="24"/>
          <w:szCs w:val="24"/>
          <w:lang w:val="en-US"/>
        </w:rPr>
        <w:t>Subject_ID</w:t>
      </w:r>
      <w:proofErr w:type="spellEnd"/>
      <w:r w:rsidRPr="00D30A35">
        <w:rPr>
          <w:i/>
          <w:iCs/>
          <w:color w:val="666666"/>
          <w:sz w:val="24"/>
          <w:szCs w:val="24"/>
          <w:lang w:val="en-US"/>
        </w:rPr>
        <w:t>) REFERENCES Subject(</w:t>
      </w:r>
      <w:proofErr w:type="spellStart"/>
      <w:r w:rsidRPr="00D30A35">
        <w:rPr>
          <w:i/>
          <w:iCs/>
          <w:color w:val="666666"/>
          <w:sz w:val="24"/>
          <w:szCs w:val="24"/>
          <w:lang w:val="en-US"/>
        </w:rPr>
        <w:t>Subject_ID</w:t>
      </w:r>
      <w:proofErr w:type="spellEnd"/>
      <w:r w:rsidRPr="00D30A35">
        <w:rPr>
          <w:i/>
          <w:iCs/>
          <w:color w:val="666666"/>
          <w:sz w:val="24"/>
          <w:szCs w:val="24"/>
          <w:lang w:val="en-US"/>
        </w:rPr>
        <w:t>)</w:t>
      </w:r>
      <w:r w:rsidRPr="00D30A35">
        <w:rPr>
          <w:i/>
          <w:iCs/>
          <w:color w:val="666666"/>
          <w:sz w:val="24"/>
          <w:szCs w:val="24"/>
          <w:lang w:val="en-US"/>
        </w:rPr>
        <w:br/>
        <w:t>);</w:t>
      </w:r>
      <w:r w:rsidRPr="00D30A35">
        <w:rPr>
          <w:i/>
          <w:iCs/>
          <w:color w:val="666666"/>
          <w:sz w:val="24"/>
          <w:szCs w:val="24"/>
          <w:lang w:val="en-US"/>
        </w:rPr>
        <w:br/>
      </w:r>
      <w:r w:rsidRPr="00D30A35">
        <w:rPr>
          <w:i/>
          <w:iCs/>
          <w:color w:val="666666"/>
          <w:sz w:val="24"/>
          <w:szCs w:val="24"/>
          <w:lang w:val="en-US"/>
        </w:rPr>
        <w:br/>
        <w:t>CREATE TABLE Attendance (</w:t>
      </w:r>
      <w:r w:rsidRPr="00D30A35">
        <w:rPr>
          <w:i/>
          <w:iCs/>
          <w:color w:val="666666"/>
          <w:sz w:val="24"/>
          <w:szCs w:val="24"/>
          <w:lang w:val="en-US"/>
        </w:rPr>
        <w:br/>
        <w:t xml:space="preserve">    </w:t>
      </w:r>
      <w:proofErr w:type="spellStart"/>
      <w:r w:rsidRPr="00D30A35">
        <w:rPr>
          <w:i/>
          <w:iCs/>
          <w:color w:val="666666"/>
          <w:sz w:val="24"/>
          <w:szCs w:val="24"/>
          <w:lang w:val="en-US"/>
        </w:rPr>
        <w:t>Attendance_ID</w:t>
      </w:r>
      <w:proofErr w:type="spellEnd"/>
      <w:r w:rsidRPr="00D30A35">
        <w:rPr>
          <w:i/>
          <w:iCs/>
          <w:color w:val="666666"/>
          <w:sz w:val="24"/>
          <w:szCs w:val="24"/>
          <w:lang w:val="en-US"/>
        </w:rPr>
        <w:t xml:space="preserve"> INT PRIMARY KEY,</w:t>
      </w:r>
      <w:r w:rsidRPr="00D30A35">
        <w:rPr>
          <w:i/>
          <w:iCs/>
          <w:color w:val="666666"/>
          <w:sz w:val="24"/>
          <w:szCs w:val="24"/>
          <w:lang w:val="en-US"/>
        </w:rPr>
        <w:br/>
        <w:t xml:space="preserve">    Student_ID INT NOT NULL,</w:t>
      </w:r>
      <w:r w:rsidRPr="00D30A35">
        <w:rPr>
          <w:i/>
          <w:iCs/>
          <w:color w:val="666666"/>
          <w:sz w:val="24"/>
          <w:szCs w:val="24"/>
          <w:lang w:val="en-US"/>
        </w:rPr>
        <w:br/>
        <w:t xml:space="preserve">    </w:t>
      </w:r>
      <w:proofErr w:type="spellStart"/>
      <w:r w:rsidRPr="00D30A35">
        <w:rPr>
          <w:i/>
          <w:iCs/>
          <w:color w:val="666666"/>
          <w:sz w:val="24"/>
          <w:szCs w:val="24"/>
          <w:lang w:val="en-US"/>
        </w:rPr>
        <w:t>Subject_ID</w:t>
      </w:r>
      <w:proofErr w:type="spellEnd"/>
      <w:r w:rsidRPr="00D30A35">
        <w:rPr>
          <w:i/>
          <w:iCs/>
          <w:color w:val="666666"/>
          <w:sz w:val="24"/>
          <w:szCs w:val="24"/>
          <w:lang w:val="en-US"/>
        </w:rPr>
        <w:t xml:space="preserve"> INT NOT NULL,</w:t>
      </w:r>
      <w:r w:rsidRPr="00D30A35">
        <w:rPr>
          <w:i/>
          <w:iCs/>
          <w:color w:val="666666"/>
          <w:sz w:val="24"/>
          <w:szCs w:val="24"/>
          <w:lang w:val="en-US"/>
        </w:rPr>
        <w:br/>
        <w:t xml:space="preserve">    </w:t>
      </w:r>
      <w:proofErr w:type="spellStart"/>
      <w:r w:rsidRPr="00D30A35">
        <w:rPr>
          <w:i/>
          <w:iCs/>
          <w:color w:val="666666"/>
          <w:sz w:val="24"/>
          <w:szCs w:val="24"/>
          <w:lang w:val="en-US"/>
        </w:rPr>
        <w:t>Attendance_Date</w:t>
      </w:r>
      <w:proofErr w:type="spellEnd"/>
      <w:r w:rsidRPr="00D30A35">
        <w:rPr>
          <w:i/>
          <w:iCs/>
          <w:color w:val="666666"/>
          <w:sz w:val="24"/>
          <w:szCs w:val="24"/>
          <w:lang w:val="en-US"/>
        </w:rPr>
        <w:t xml:space="preserve"> DATE NOT NULL DEFAULT CURRENT_DATE,</w:t>
      </w:r>
      <w:r w:rsidRPr="00D30A35">
        <w:rPr>
          <w:i/>
          <w:iCs/>
          <w:color w:val="666666"/>
          <w:sz w:val="24"/>
          <w:szCs w:val="24"/>
          <w:lang w:val="en-US"/>
        </w:rPr>
        <w:br/>
        <w:t xml:space="preserve">    Status VARCHAR(20) NOT NULL CHECK (Status IN ('</w:t>
      </w:r>
      <w:proofErr w:type="spellStart"/>
      <w:r w:rsidRPr="00D30A35">
        <w:rPr>
          <w:i/>
          <w:iCs/>
          <w:color w:val="666666"/>
          <w:sz w:val="24"/>
          <w:szCs w:val="24"/>
          <w:lang w:val="en-US"/>
        </w:rPr>
        <w:t>Present','Absent</w:t>
      </w:r>
      <w:proofErr w:type="spellEnd"/>
      <w:r w:rsidRPr="00D30A35">
        <w:rPr>
          <w:i/>
          <w:iCs/>
          <w:color w:val="666666"/>
          <w:sz w:val="24"/>
          <w:szCs w:val="24"/>
          <w:lang w:val="en-US"/>
        </w:rPr>
        <w:t>')),</w:t>
      </w:r>
      <w:r w:rsidRPr="00D30A35">
        <w:rPr>
          <w:i/>
          <w:iCs/>
          <w:color w:val="666666"/>
          <w:sz w:val="24"/>
          <w:szCs w:val="24"/>
          <w:lang w:val="en-US"/>
        </w:rPr>
        <w:br/>
        <w:t xml:space="preserve">    FOREIGN KEY (Student_ID) REFERENCES Student(Student_ID),</w:t>
      </w:r>
      <w:r w:rsidRPr="00D30A35">
        <w:rPr>
          <w:i/>
          <w:iCs/>
          <w:color w:val="666666"/>
          <w:sz w:val="24"/>
          <w:szCs w:val="24"/>
          <w:lang w:val="en-US"/>
        </w:rPr>
        <w:br/>
        <w:t xml:space="preserve">    FOREIGN KEY (</w:t>
      </w:r>
      <w:proofErr w:type="spellStart"/>
      <w:r w:rsidRPr="00D30A35">
        <w:rPr>
          <w:i/>
          <w:iCs/>
          <w:color w:val="666666"/>
          <w:sz w:val="24"/>
          <w:szCs w:val="24"/>
          <w:lang w:val="en-US"/>
        </w:rPr>
        <w:t>Subject_ID</w:t>
      </w:r>
      <w:proofErr w:type="spellEnd"/>
      <w:r w:rsidRPr="00D30A35">
        <w:rPr>
          <w:i/>
          <w:iCs/>
          <w:color w:val="666666"/>
          <w:sz w:val="24"/>
          <w:szCs w:val="24"/>
          <w:lang w:val="en-US"/>
        </w:rPr>
        <w:t>) REFERENCES Subject(</w:t>
      </w:r>
      <w:proofErr w:type="spellStart"/>
      <w:r w:rsidRPr="00D30A35">
        <w:rPr>
          <w:i/>
          <w:iCs/>
          <w:color w:val="666666"/>
          <w:sz w:val="24"/>
          <w:szCs w:val="24"/>
          <w:lang w:val="en-US"/>
        </w:rPr>
        <w:t>Subject_ID</w:t>
      </w:r>
      <w:proofErr w:type="spellEnd"/>
      <w:r w:rsidRPr="00D30A35">
        <w:rPr>
          <w:i/>
          <w:iCs/>
          <w:color w:val="666666"/>
          <w:sz w:val="24"/>
          <w:szCs w:val="24"/>
          <w:lang w:val="en-US"/>
        </w:rPr>
        <w:t>)</w:t>
      </w:r>
      <w:r w:rsidRPr="00D30A35">
        <w:rPr>
          <w:i/>
          <w:iCs/>
          <w:color w:val="666666"/>
          <w:sz w:val="24"/>
          <w:szCs w:val="24"/>
          <w:lang w:val="en-US"/>
        </w:rPr>
        <w:br/>
        <w:t>);</w:t>
      </w:r>
    </w:p>
    <w:p w14:paraId="5610E9E2" w14:textId="7DD7FEA7" w:rsidR="00B176F6" w:rsidRDefault="006761A0" w:rsidP="00B176F6">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Pr>
          <w:i/>
          <w:iCs/>
          <w:color w:val="666666"/>
          <w:sz w:val="22"/>
          <w:szCs w:val="22"/>
        </w:rPr>
        <w:lastRenderedPageBreak/>
        <w:t xml:space="preserve"> </w:t>
      </w:r>
      <w:r w:rsidR="00F64032" w:rsidRPr="00F64032">
        <w:rPr>
          <w:i/>
          <w:iCs/>
          <w:noProof/>
          <w:color w:val="666666"/>
          <w:sz w:val="22"/>
          <w:szCs w:val="22"/>
        </w:rPr>
        <w:drawing>
          <wp:inline distT="0" distB="0" distL="0" distR="0" wp14:anchorId="62513B7C" wp14:editId="5F9A1887">
            <wp:extent cx="5943600" cy="2966720"/>
            <wp:effectExtent l="0" t="0" r="0" b="5080"/>
            <wp:docPr id="188501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8723" name=""/>
                    <pic:cNvPicPr/>
                  </pic:nvPicPr>
                  <pic:blipFill>
                    <a:blip r:embed="rId7"/>
                    <a:stretch>
                      <a:fillRect/>
                    </a:stretch>
                  </pic:blipFill>
                  <pic:spPr>
                    <a:xfrm>
                      <a:off x="0" y="0"/>
                      <a:ext cx="5943600" cy="2966720"/>
                    </a:xfrm>
                    <a:prstGeom prst="rect">
                      <a:avLst/>
                    </a:prstGeom>
                  </pic:spPr>
                </pic:pic>
              </a:graphicData>
            </a:graphic>
          </wp:inline>
        </w:drawing>
      </w:r>
    </w:p>
    <w:p w14:paraId="69F3B1DC" w14:textId="77777777" w:rsidR="00021B9B" w:rsidRDefault="00021B9B">
      <w:pPr>
        <w:spacing w:before="300"/>
      </w:pPr>
    </w:p>
    <w:p w14:paraId="74A0A4ED" w14:textId="23C46029" w:rsidR="00021B9B" w:rsidRDefault="006761A0" w:rsidP="00515DBD">
      <w:pPr>
        <w:pStyle w:val="Heading2"/>
        <w:spacing w:before="280" w:after="160"/>
      </w:pPr>
      <w:bookmarkStart w:id="18" w:name="_Toc240137380"/>
      <w:r>
        <w:rPr>
          <w:b/>
          <w:bCs/>
          <w:color w:val="FF6600"/>
          <w:sz w:val="24"/>
          <w:szCs w:val="24"/>
        </w:rPr>
        <w:t>7.2 Sample Data — DML</w:t>
      </w:r>
      <w:bookmarkEnd w:id="1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021B9B" w:rsidRPr="00D30A35" w14:paraId="3B238AC9" w14:textId="77777777">
        <w:trPr>
          <w:tblHeader/>
        </w:trPr>
        <w:tc>
          <w:tcPr>
            <w:tcW w:w="2400" w:type="dxa"/>
            <w:shd w:val="clear" w:color="auto" w:fill="FF6600"/>
            <w:tcMar>
              <w:top w:w="80" w:type="dxa"/>
              <w:left w:w="100" w:type="dxa"/>
              <w:bottom w:w="80" w:type="dxa"/>
              <w:right w:w="100" w:type="dxa"/>
            </w:tcMar>
            <w:vAlign w:val="center"/>
          </w:tcPr>
          <w:p w14:paraId="51E41022" w14:textId="77777777" w:rsidR="00021B9B" w:rsidRPr="00D30A35" w:rsidRDefault="006761A0">
            <w:pPr>
              <w:jc w:val="center"/>
              <w:rPr>
                <w:sz w:val="24"/>
                <w:szCs w:val="24"/>
              </w:rPr>
            </w:pPr>
            <w:r w:rsidRPr="00D30A35">
              <w:rPr>
                <w:b/>
                <w:bCs/>
                <w:color w:val="FFFFFF"/>
                <w:sz w:val="24"/>
                <w:szCs w:val="24"/>
              </w:rPr>
              <w:t>Table</w:t>
            </w:r>
          </w:p>
        </w:tc>
        <w:tc>
          <w:tcPr>
            <w:tcW w:w="1800" w:type="dxa"/>
            <w:shd w:val="clear" w:color="auto" w:fill="FF6600"/>
            <w:tcMar>
              <w:top w:w="80" w:type="dxa"/>
              <w:left w:w="100" w:type="dxa"/>
              <w:bottom w:w="80" w:type="dxa"/>
              <w:right w:w="100" w:type="dxa"/>
            </w:tcMar>
            <w:vAlign w:val="center"/>
          </w:tcPr>
          <w:p w14:paraId="354BC1E4" w14:textId="77777777" w:rsidR="00021B9B" w:rsidRPr="00D30A35" w:rsidRDefault="006761A0">
            <w:pPr>
              <w:jc w:val="center"/>
              <w:rPr>
                <w:sz w:val="24"/>
                <w:szCs w:val="24"/>
              </w:rPr>
            </w:pPr>
            <w:r w:rsidRPr="00D30A35">
              <w:rPr>
                <w:b/>
                <w:bCs/>
                <w:color w:val="FFFFFF"/>
                <w:sz w:val="24"/>
                <w:szCs w:val="24"/>
              </w:rPr>
              <w:t>No. of Records</w:t>
            </w:r>
          </w:p>
        </w:tc>
        <w:tc>
          <w:tcPr>
            <w:tcW w:w="5000" w:type="dxa"/>
            <w:shd w:val="clear" w:color="auto" w:fill="FF6600"/>
            <w:tcMar>
              <w:top w:w="80" w:type="dxa"/>
              <w:left w:w="100" w:type="dxa"/>
              <w:bottom w:w="80" w:type="dxa"/>
              <w:right w:w="100" w:type="dxa"/>
            </w:tcMar>
            <w:vAlign w:val="center"/>
          </w:tcPr>
          <w:p w14:paraId="365A23FE" w14:textId="77777777" w:rsidR="00021B9B" w:rsidRPr="00D30A35" w:rsidRDefault="006761A0">
            <w:pPr>
              <w:jc w:val="center"/>
              <w:rPr>
                <w:sz w:val="24"/>
                <w:szCs w:val="24"/>
              </w:rPr>
            </w:pPr>
            <w:r w:rsidRPr="00D30A35">
              <w:rPr>
                <w:b/>
                <w:bCs/>
                <w:color w:val="FFFFFF"/>
                <w:sz w:val="24"/>
                <w:szCs w:val="24"/>
              </w:rPr>
              <w:t>Sample Data / Screenshot Reference</w:t>
            </w:r>
          </w:p>
        </w:tc>
      </w:tr>
      <w:tr w:rsidR="00021B9B" w:rsidRPr="00D30A35" w14:paraId="7122CE8F" w14:textId="77777777">
        <w:tc>
          <w:tcPr>
            <w:tcW w:w="2400" w:type="dxa"/>
            <w:tcMar>
              <w:top w:w="80" w:type="dxa"/>
              <w:left w:w="100" w:type="dxa"/>
              <w:bottom w:w="80" w:type="dxa"/>
              <w:right w:w="100" w:type="dxa"/>
            </w:tcMar>
            <w:vAlign w:val="center"/>
          </w:tcPr>
          <w:p w14:paraId="5D900DBF" w14:textId="64F99E1D" w:rsidR="00021B9B" w:rsidRPr="00D30A35" w:rsidRDefault="006761A0">
            <w:pPr>
              <w:rPr>
                <w:sz w:val="24"/>
                <w:szCs w:val="24"/>
              </w:rPr>
            </w:pPr>
            <w:r w:rsidRPr="00D30A35">
              <w:rPr>
                <w:color w:val="000000"/>
                <w:sz w:val="24"/>
                <w:szCs w:val="24"/>
              </w:rPr>
              <w:t xml:space="preserve"> </w:t>
            </w:r>
            <w:r w:rsidR="00DE2ACC" w:rsidRPr="00D30A35">
              <w:rPr>
                <w:color w:val="000000"/>
                <w:sz w:val="24"/>
                <w:szCs w:val="24"/>
              </w:rPr>
              <w:t>Department</w:t>
            </w:r>
          </w:p>
        </w:tc>
        <w:tc>
          <w:tcPr>
            <w:tcW w:w="1800" w:type="dxa"/>
            <w:tcMar>
              <w:top w:w="80" w:type="dxa"/>
              <w:left w:w="100" w:type="dxa"/>
              <w:bottom w:w="80" w:type="dxa"/>
              <w:right w:w="100" w:type="dxa"/>
            </w:tcMar>
            <w:vAlign w:val="center"/>
          </w:tcPr>
          <w:p w14:paraId="7A6C3239" w14:textId="33B0D6CB" w:rsidR="00021B9B" w:rsidRPr="00D30A35" w:rsidRDefault="006761A0">
            <w:pPr>
              <w:rPr>
                <w:sz w:val="24"/>
                <w:szCs w:val="24"/>
              </w:rPr>
            </w:pPr>
            <w:r w:rsidRPr="00D30A35">
              <w:rPr>
                <w:color w:val="000000"/>
                <w:sz w:val="24"/>
                <w:szCs w:val="24"/>
              </w:rPr>
              <w:t xml:space="preserve"> </w:t>
            </w:r>
            <w:r w:rsidR="00D87F85" w:rsidRPr="00D30A35">
              <w:rPr>
                <w:color w:val="000000"/>
                <w:sz w:val="24"/>
                <w:szCs w:val="24"/>
              </w:rPr>
              <w:t>3</w:t>
            </w:r>
          </w:p>
        </w:tc>
        <w:tc>
          <w:tcPr>
            <w:tcW w:w="5000" w:type="dxa"/>
            <w:tcMar>
              <w:top w:w="80" w:type="dxa"/>
              <w:left w:w="100" w:type="dxa"/>
              <w:bottom w:w="80" w:type="dxa"/>
              <w:right w:w="100" w:type="dxa"/>
            </w:tcMar>
            <w:vAlign w:val="center"/>
          </w:tcPr>
          <w:p w14:paraId="23CFACBF" w14:textId="0ADBB070" w:rsidR="00021B9B" w:rsidRPr="00D30A35" w:rsidRDefault="006761A0">
            <w:pPr>
              <w:rPr>
                <w:sz w:val="24"/>
                <w:szCs w:val="24"/>
              </w:rPr>
            </w:pPr>
            <w:r w:rsidRPr="00D30A35">
              <w:rPr>
                <w:color w:val="000000"/>
                <w:sz w:val="24"/>
                <w:szCs w:val="24"/>
              </w:rPr>
              <w:t xml:space="preserve"> </w:t>
            </w:r>
            <w:r w:rsidR="00B41867" w:rsidRPr="00D30A35">
              <w:rPr>
                <w:color w:val="000000"/>
                <w:sz w:val="24"/>
                <w:szCs w:val="24"/>
              </w:rPr>
              <w:t>Computer Science, Artificial Intelligence, Electronics</w:t>
            </w:r>
          </w:p>
        </w:tc>
      </w:tr>
      <w:tr w:rsidR="00021B9B" w:rsidRPr="00D30A35" w14:paraId="4323926E" w14:textId="77777777">
        <w:tc>
          <w:tcPr>
            <w:tcW w:w="2400" w:type="dxa"/>
            <w:tcMar>
              <w:top w:w="80" w:type="dxa"/>
              <w:left w:w="100" w:type="dxa"/>
              <w:bottom w:w="80" w:type="dxa"/>
              <w:right w:w="100" w:type="dxa"/>
            </w:tcMar>
            <w:vAlign w:val="center"/>
          </w:tcPr>
          <w:p w14:paraId="5F5B4679" w14:textId="5C4F14D1" w:rsidR="00021B9B" w:rsidRPr="00D30A35" w:rsidRDefault="006761A0">
            <w:pPr>
              <w:rPr>
                <w:sz w:val="24"/>
                <w:szCs w:val="24"/>
              </w:rPr>
            </w:pPr>
            <w:r w:rsidRPr="00D30A35">
              <w:rPr>
                <w:color w:val="000000"/>
                <w:sz w:val="24"/>
                <w:szCs w:val="24"/>
              </w:rPr>
              <w:t xml:space="preserve"> </w:t>
            </w:r>
            <w:r w:rsidR="00F843F9" w:rsidRPr="00D30A35">
              <w:rPr>
                <w:color w:val="000000"/>
                <w:sz w:val="24"/>
                <w:szCs w:val="24"/>
              </w:rPr>
              <w:t>Faculty</w:t>
            </w:r>
          </w:p>
        </w:tc>
        <w:tc>
          <w:tcPr>
            <w:tcW w:w="1800" w:type="dxa"/>
            <w:tcMar>
              <w:top w:w="80" w:type="dxa"/>
              <w:left w:w="100" w:type="dxa"/>
              <w:bottom w:w="80" w:type="dxa"/>
              <w:right w:w="100" w:type="dxa"/>
            </w:tcMar>
            <w:vAlign w:val="center"/>
          </w:tcPr>
          <w:p w14:paraId="4BAB79FB" w14:textId="222D0190" w:rsidR="00021B9B" w:rsidRPr="00D30A35" w:rsidRDefault="006761A0">
            <w:pPr>
              <w:rPr>
                <w:sz w:val="24"/>
                <w:szCs w:val="24"/>
              </w:rPr>
            </w:pPr>
            <w:r w:rsidRPr="00D30A35">
              <w:rPr>
                <w:color w:val="000000"/>
                <w:sz w:val="24"/>
                <w:szCs w:val="24"/>
              </w:rPr>
              <w:t xml:space="preserve"> </w:t>
            </w:r>
            <w:r w:rsidR="00D87F85" w:rsidRPr="00D30A35">
              <w:rPr>
                <w:color w:val="000000"/>
                <w:sz w:val="24"/>
                <w:szCs w:val="24"/>
              </w:rPr>
              <w:t>4</w:t>
            </w:r>
          </w:p>
        </w:tc>
        <w:tc>
          <w:tcPr>
            <w:tcW w:w="5000" w:type="dxa"/>
            <w:tcMar>
              <w:top w:w="80" w:type="dxa"/>
              <w:left w:w="100" w:type="dxa"/>
              <w:bottom w:w="80" w:type="dxa"/>
              <w:right w:w="100" w:type="dxa"/>
            </w:tcMar>
            <w:vAlign w:val="center"/>
          </w:tcPr>
          <w:p w14:paraId="0C736CDA" w14:textId="643C3885" w:rsidR="00021B9B" w:rsidRPr="00D30A35" w:rsidRDefault="006761A0">
            <w:pPr>
              <w:rPr>
                <w:sz w:val="24"/>
                <w:szCs w:val="24"/>
              </w:rPr>
            </w:pPr>
            <w:r w:rsidRPr="00D30A35">
              <w:rPr>
                <w:color w:val="000000"/>
                <w:sz w:val="24"/>
                <w:szCs w:val="24"/>
              </w:rPr>
              <w:t xml:space="preserve"> </w:t>
            </w:r>
            <w:r w:rsidR="00B41867" w:rsidRPr="00D30A35">
              <w:rPr>
                <w:color w:val="000000"/>
                <w:sz w:val="24"/>
                <w:szCs w:val="24"/>
              </w:rPr>
              <w:t>Anil Kumar, Swathi Reddy, Kiran Das, Meena Devi</w:t>
            </w:r>
          </w:p>
        </w:tc>
      </w:tr>
      <w:tr w:rsidR="00021B9B" w:rsidRPr="00D30A35" w14:paraId="36043E88" w14:textId="77777777">
        <w:tc>
          <w:tcPr>
            <w:tcW w:w="2400" w:type="dxa"/>
            <w:tcMar>
              <w:top w:w="80" w:type="dxa"/>
              <w:left w:w="100" w:type="dxa"/>
              <w:bottom w:w="80" w:type="dxa"/>
              <w:right w:w="100" w:type="dxa"/>
            </w:tcMar>
            <w:vAlign w:val="center"/>
          </w:tcPr>
          <w:p w14:paraId="46B55862" w14:textId="3177ADE5" w:rsidR="00F843F9" w:rsidRPr="00D30A35" w:rsidRDefault="006761A0">
            <w:pPr>
              <w:rPr>
                <w:color w:val="000000"/>
                <w:sz w:val="24"/>
                <w:szCs w:val="24"/>
              </w:rPr>
            </w:pPr>
            <w:r w:rsidRPr="00D30A35">
              <w:rPr>
                <w:color w:val="000000"/>
                <w:sz w:val="24"/>
                <w:szCs w:val="24"/>
              </w:rPr>
              <w:t xml:space="preserve"> </w:t>
            </w:r>
            <w:r w:rsidR="00F843F9" w:rsidRPr="00D30A35">
              <w:rPr>
                <w:color w:val="000000"/>
                <w:sz w:val="24"/>
                <w:szCs w:val="24"/>
              </w:rPr>
              <w:t>Course</w:t>
            </w:r>
          </w:p>
        </w:tc>
        <w:tc>
          <w:tcPr>
            <w:tcW w:w="1800" w:type="dxa"/>
            <w:tcMar>
              <w:top w:w="80" w:type="dxa"/>
              <w:left w:w="100" w:type="dxa"/>
              <w:bottom w:w="80" w:type="dxa"/>
              <w:right w:w="100" w:type="dxa"/>
            </w:tcMar>
            <w:vAlign w:val="center"/>
          </w:tcPr>
          <w:p w14:paraId="360C79F3" w14:textId="33A1C6A8" w:rsidR="00021B9B" w:rsidRPr="00D30A35" w:rsidRDefault="006761A0">
            <w:pPr>
              <w:rPr>
                <w:sz w:val="24"/>
                <w:szCs w:val="24"/>
              </w:rPr>
            </w:pPr>
            <w:r w:rsidRPr="00D30A35">
              <w:rPr>
                <w:color w:val="000000"/>
                <w:sz w:val="24"/>
                <w:szCs w:val="24"/>
              </w:rPr>
              <w:t xml:space="preserve"> </w:t>
            </w:r>
            <w:r w:rsidR="00D87F85" w:rsidRPr="00D30A35">
              <w:rPr>
                <w:color w:val="000000"/>
                <w:sz w:val="24"/>
                <w:szCs w:val="24"/>
              </w:rPr>
              <w:t>3</w:t>
            </w:r>
          </w:p>
        </w:tc>
        <w:tc>
          <w:tcPr>
            <w:tcW w:w="5000" w:type="dxa"/>
            <w:tcMar>
              <w:top w:w="80" w:type="dxa"/>
              <w:left w:w="100" w:type="dxa"/>
              <w:bottom w:w="80" w:type="dxa"/>
              <w:right w:w="100" w:type="dxa"/>
            </w:tcMar>
            <w:vAlign w:val="center"/>
          </w:tcPr>
          <w:p w14:paraId="17AF2AA8" w14:textId="667FADAD" w:rsidR="00021B9B" w:rsidRPr="00D30A35" w:rsidRDefault="006761A0">
            <w:pPr>
              <w:rPr>
                <w:sz w:val="24"/>
                <w:szCs w:val="24"/>
              </w:rPr>
            </w:pPr>
            <w:r w:rsidRPr="00D30A35">
              <w:rPr>
                <w:color w:val="000000"/>
                <w:sz w:val="24"/>
                <w:szCs w:val="24"/>
              </w:rPr>
              <w:t xml:space="preserve"> </w:t>
            </w:r>
            <w:proofErr w:type="spellStart"/>
            <w:proofErr w:type="gramStart"/>
            <w:r w:rsidR="00B41867" w:rsidRPr="00D30A35">
              <w:rPr>
                <w:color w:val="000000"/>
                <w:sz w:val="24"/>
                <w:szCs w:val="24"/>
              </w:rPr>
              <w:t>B.Tech</w:t>
            </w:r>
            <w:proofErr w:type="spellEnd"/>
            <w:proofErr w:type="gramEnd"/>
            <w:r w:rsidR="00B41867" w:rsidRPr="00D30A35">
              <w:rPr>
                <w:color w:val="000000"/>
                <w:sz w:val="24"/>
                <w:szCs w:val="24"/>
              </w:rPr>
              <w:t xml:space="preserve"> CSE, </w:t>
            </w:r>
            <w:proofErr w:type="spellStart"/>
            <w:proofErr w:type="gramStart"/>
            <w:r w:rsidR="00B41867" w:rsidRPr="00D30A35">
              <w:rPr>
                <w:color w:val="000000"/>
                <w:sz w:val="24"/>
                <w:szCs w:val="24"/>
              </w:rPr>
              <w:t>B.Tech</w:t>
            </w:r>
            <w:proofErr w:type="spellEnd"/>
            <w:proofErr w:type="gramEnd"/>
            <w:r w:rsidR="00B41867" w:rsidRPr="00D30A35">
              <w:rPr>
                <w:color w:val="000000"/>
                <w:sz w:val="24"/>
                <w:szCs w:val="24"/>
              </w:rPr>
              <w:t xml:space="preserve"> AI &amp; ML, </w:t>
            </w:r>
            <w:proofErr w:type="spellStart"/>
            <w:proofErr w:type="gramStart"/>
            <w:r w:rsidR="00B41867" w:rsidRPr="00D30A35">
              <w:rPr>
                <w:color w:val="000000"/>
                <w:sz w:val="24"/>
                <w:szCs w:val="24"/>
              </w:rPr>
              <w:t>B.Tech</w:t>
            </w:r>
            <w:proofErr w:type="spellEnd"/>
            <w:proofErr w:type="gramEnd"/>
            <w:r w:rsidR="00B41867" w:rsidRPr="00D30A35">
              <w:rPr>
                <w:color w:val="000000"/>
                <w:sz w:val="24"/>
                <w:szCs w:val="24"/>
              </w:rPr>
              <w:t xml:space="preserve"> ECE</w:t>
            </w:r>
          </w:p>
        </w:tc>
      </w:tr>
      <w:tr w:rsidR="00021B9B" w:rsidRPr="00D30A35" w14:paraId="53D16CD6" w14:textId="77777777">
        <w:tc>
          <w:tcPr>
            <w:tcW w:w="2400" w:type="dxa"/>
            <w:tcMar>
              <w:top w:w="80" w:type="dxa"/>
              <w:left w:w="100" w:type="dxa"/>
              <w:bottom w:w="80" w:type="dxa"/>
              <w:right w:w="100" w:type="dxa"/>
            </w:tcMar>
            <w:vAlign w:val="center"/>
          </w:tcPr>
          <w:p w14:paraId="5BDFB687" w14:textId="7040B467" w:rsidR="00021B9B" w:rsidRPr="00D30A35" w:rsidRDefault="006761A0">
            <w:pPr>
              <w:rPr>
                <w:sz w:val="24"/>
                <w:szCs w:val="24"/>
              </w:rPr>
            </w:pPr>
            <w:r w:rsidRPr="00D30A35">
              <w:rPr>
                <w:color w:val="000000"/>
                <w:sz w:val="24"/>
                <w:szCs w:val="24"/>
              </w:rPr>
              <w:t xml:space="preserve"> </w:t>
            </w:r>
            <w:r w:rsidR="00BE3B81" w:rsidRPr="00D30A35">
              <w:rPr>
                <w:color w:val="000000"/>
                <w:sz w:val="24"/>
                <w:szCs w:val="24"/>
              </w:rPr>
              <w:t>Student</w:t>
            </w:r>
          </w:p>
        </w:tc>
        <w:tc>
          <w:tcPr>
            <w:tcW w:w="1800" w:type="dxa"/>
            <w:tcMar>
              <w:top w:w="80" w:type="dxa"/>
              <w:left w:w="100" w:type="dxa"/>
              <w:bottom w:w="80" w:type="dxa"/>
              <w:right w:w="100" w:type="dxa"/>
            </w:tcMar>
            <w:vAlign w:val="center"/>
          </w:tcPr>
          <w:p w14:paraId="306A520E" w14:textId="604EF099" w:rsidR="00021B9B" w:rsidRPr="00D30A35" w:rsidRDefault="006761A0">
            <w:pPr>
              <w:rPr>
                <w:sz w:val="24"/>
                <w:szCs w:val="24"/>
              </w:rPr>
            </w:pPr>
            <w:r w:rsidRPr="00D30A35">
              <w:rPr>
                <w:color w:val="000000"/>
                <w:sz w:val="24"/>
                <w:szCs w:val="24"/>
              </w:rPr>
              <w:t xml:space="preserve"> </w:t>
            </w:r>
            <w:r w:rsidR="00D87F85" w:rsidRPr="00D30A35">
              <w:rPr>
                <w:color w:val="000000"/>
                <w:sz w:val="24"/>
                <w:szCs w:val="24"/>
              </w:rPr>
              <w:t>5</w:t>
            </w:r>
          </w:p>
        </w:tc>
        <w:tc>
          <w:tcPr>
            <w:tcW w:w="5000" w:type="dxa"/>
            <w:tcMar>
              <w:top w:w="80" w:type="dxa"/>
              <w:left w:w="100" w:type="dxa"/>
              <w:bottom w:w="80" w:type="dxa"/>
              <w:right w:w="100" w:type="dxa"/>
            </w:tcMar>
            <w:vAlign w:val="center"/>
          </w:tcPr>
          <w:p w14:paraId="79DAA3F8" w14:textId="0D9941D3" w:rsidR="00021B9B" w:rsidRPr="00D30A35" w:rsidRDefault="006761A0">
            <w:pPr>
              <w:rPr>
                <w:sz w:val="24"/>
                <w:szCs w:val="24"/>
              </w:rPr>
            </w:pPr>
            <w:r w:rsidRPr="00D30A35">
              <w:rPr>
                <w:color w:val="000000"/>
                <w:sz w:val="24"/>
                <w:szCs w:val="24"/>
              </w:rPr>
              <w:t xml:space="preserve"> </w:t>
            </w:r>
            <w:r w:rsidR="00545C3A" w:rsidRPr="00D30A35">
              <w:rPr>
                <w:color w:val="000000"/>
                <w:sz w:val="24"/>
                <w:szCs w:val="24"/>
              </w:rPr>
              <w:t>Rahul, Sneha, Arjun, Priya, Kavya</w:t>
            </w:r>
          </w:p>
        </w:tc>
      </w:tr>
      <w:tr w:rsidR="00021B9B" w:rsidRPr="00D30A35" w14:paraId="3BF830C6" w14:textId="77777777">
        <w:tc>
          <w:tcPr>
            <w:tcW w:w="2400" w:type="dxa"/>
            <w:tcMar>
              <w:top w:w="80" w:type="dxa"/>
              <w:left w:w="100" w:type="dxa"/>
              <w:bottom w:w="80" w:type="dxa"/>
              <w:right w:w="100" w:type="dxa"/>
            </w:tcMar>
            <w:vAlign w:val="center"/>
          </w:tcPr>
          <w:p w14:paraId="24491E71" w14:textId="09B25EFB" w:rsidR="00021B9B" w:rsidRPr="00D30A35" w:rsidRDefault="006761A0">
            <w:pPr>
              <w:rPr>
                <w:sz w:val="24"/>
                <w:szCs w:val="24"/>
              </w:rPr>
            </w:pPr>
            <w:r w:rsidRPr="00D30A35">
              <w:rPr>
                <w:color w:val="000000"/>
                <w:sz w:val="24"/>
                <w:szCs w:val="24"/>
              </w:rPr>
              <w:t xml:space="preserve"> </w:t>
            </w:r>
            <w:r w:rsidR="00BE3B81" w:rsidRPr="00D30A35">
              <w:rPr>
                <w:color w:val="000000"/>
                <w:sz w:val="24"/>
                <w:szCs w:val="24"/>
              </w:rPr>
              <w:t>Subject</w:t>
            </w:r>
          </w:p>
        </w:tc>
        <w:tc>
          <w:tcPr>
            <w:tcW w:w="1800" w:type="dxa"/>
            <w:tcMar>
              <w:top w:w="80" w:type="dxa"/>
              <w:left w:w="100" w:type="dxa"/>
              <w:bottom w:w="80" w:type="dxa"/>
              <w:right w:w="100" w:type="dxa"/>
            </w:tcMar>
            <w:vAlign w:val="center"/>
          </w:tcPr>
          <w:p w14:paraId="2421A095" w14:textId="4F71080E" w:rsidR="00021B9B" w:rsidRPr="00D30A35" w:rsidRDefault="006761A0">
            <w:pPr>
              <w:rPr>
                <w:sz w:val="24"/>
                <w:szCs w:val="24"/>
              </w:rPr>
            </w:pPr>
            <w:r w:rsidRPr="00D30A35">
              <w:rPr>
                <w:color w:val="000000"/>
                <w:sz w:val="24"/>
                <w:szCs w:val="24"/>
              </w:rPr>
              <w:t xml:space="preserve"> </w:t>
            </w:r>
            <w:r w:rsidR="00D87F85" w:rsidRPr="00D30A35">
              <w:rPr>
                <w:color w:val="000000"/>
                <w:sz w:val="24"/>
                <w:szCs w:val="24"/>
              </w:rPr>
              <w:t>5</w:t>
            </w:r>
          </w:p>
        </w:tc>
        <w:tc>
          <w:tcPr>
            <w:tcW w:w="5000" w:type="dxa"/>
            <w:tcMar>
              <w:top w:w="80" w:type="dxa"/>
              <w:left w:w="100" w:type="dxa"/>
              <w:bottom w:w="80" w:type="dxa"/>
              <w:right w:w="100" w:type="dxa"/>
            </w:tcMar>
            <w:vAlign w:val="center"/>
          </w:tcPr>
          <w:p w14:paraId="391A2B34" w14:textId="57F2CBEC" w:rsidR="00021B9B" w:rsidRPr="00D30A35" w:rsidRDefault="006761A0">
            <w:pPr>
              <w:rPr>
                <w:sz w:val="24"/>
                <w:szCs w:val="24"/>
              </w:rPr>
            </w:pPr>
            <w:r w:rsidRPr="00D30A35">
              <w:rPr>
                <w:color w:val="000000"/>
                <w:sz w:val="24"/>
                <w:szCs w:val="24"/>
              </w:rPr>
              <w:t xml:space="preserve"> </w:t>
            </w:r>
            <w:r w:rsidR="00545C3A" w:rsidRPr="00D30A35">
              <w:rPr>
                <w:color w:val="000000"/>
                <w:sz w:val="24"/>
                <w:szCs w:val="24"/>
              </w:rPr>
              <w:t>DBMS, Python Programming, Data Structures, Digital Electronics, Artificial Intelligence</w:t>
            </w:r>
          </w:p>
        </w:tc>
      </w:tr>
      <w:tr w:rsidR="00021B9B" w:rsidRPr="00D30A35" w14:paraId="492EFF02" w14:textId="77777777">
        <w:tc>
          <w:tcPr>
            <w:tcW w:w="2400" w:type="dxa"/>
            <w:tcMar>
              <w:top w:w="80" w:type="dxa"/>
              <w:left w:w="100" w:type="dxa"/>
              <w:bottom w:w="80" w:type="dxa"/>
              <w:right w:w="100" w:type="dxa"/>
            </w:tcMar>
            <w:vAlign w:val="center"/>
          </w:tcPr>
          <w:p w14:paraId="3B73EF53" w14:textId="21D34B6B" w:rsidR="00021B9B" w:rsidRPr="00D30A35" w:rsidRDefault="00D87F85">
            <w:pPr>
              <w:rPr>
                <w:sz w:val="24"/>
                <w:szCs w:val="24"/>
              </w:rPr>
            </w:pPr>
            <w:proofErr w:type="spellStart"/>
            <w:r w:rsidRPr="00D30A35">
              <w:rPr>
                <w:color w:val="000000"/>
                <w:sz w:val="24"/>
                <w:szCs w:val="24"/>
              </w:rPr>
              <w:t>Enrollment</w:t>
            </w:r>
            <w:proofErr w:type="spellEnd"/>
            <w:r w:rsidRPr="00D30A35">
              <w:rPr>
                <w:color w:val="000000"/>
                <w:sz w:val="24"/>
                <w:szCs w:val="24"/>
              </w:rPr>
              <w:t xml:space="preserve"> </w:t>
            </w:r>
          </w:p>
        </w:tc>
        <w:tc>
          <w:tcPr>
            <w:tcW w:w="1800" w:type="dxa"/>
            <w:tcMar>
              <w:top w:w="80" w:type="dxa"/>
              <w:left w:w="100" w:type="dxa"/>
              <w:bottom w:w="80" w:type="dxa"/>
              <w:right w:w="100" w:type="dxa"/>
            </w:tcMar>
            <w:vAlign w:val="center"/>
          </w:tcPr>
          <w:p w14:paraId="69B1235C" w14:textId="3E4EDF32" w:rsidR="00021B9B" w:rsidRPr="00D30A35" w:rsidRDefault="006761A0">
            <w:pPr>
              <w:rPr>
                <w:sz w:val="24"/>
                <w:szCs w:val="24"/>
              </w:rPr>
            </w:pPr>
            <w:r w:rsidRPr="00D30A35">
              <w:rPr>
                <w:color w:val="000000"/>
                <w:sz w:val="24"/>
                <w:szCs w:val="24"/>
              </w:rPr>
              <w:t xml:space="preserve"> </w:t>
            </w:r>
            <w:r w:rsidR="00D87F85" w:rsidRPr="00D30A35">
              <w:rPr>
                <w:color w:val="000000"/>
                <w:sz w:val="24"/>
                <w:szCs w:val="24"/>
              </w:rPr>
              <w:t>5</w:t>
            </w:r>
          </w:p>
        </w:tc>
        <w:tc>
          <w:tcPr>
            <w:tcW w:w="5000" w:type="dxa"/>
            <w:tcMar>
              <w:top w:w="80" w:type="dxa"/>
              <w:left w:w="100" w:type="dxa"/>
              <w:bottom w:w="80" w:type="dxa"/>
              <w:right w:w="100" w:type="dxa"/>
            </w:tcMar>
            <w:vAlign w:val="center"/>
          </w:tcPr>
          <w:p w14:paraId="4BA662F4" w14:textId="030C22BE" w:rsidR="00021B9B" w:rsidRPr="00D30A35" w:rsidRDefault="006761A0">
            <w:pPr>
              <w:rPr>
                <w:sz w:val="24"/>
                <w:szCs w:val="24"/>
              </w:rPr>
            </w:pPr>
            <w:r w:rsidRPr="00D30A35">
              <w:rPr>
                <w:color w:val="000000"/>
                <w:sz w:val="24"/>
                <w:szCs w:val="24"/>
              </w:rPr>
              <w:t xml:space="preserve"> </w:t>
            </w:r>
            <w:r w:rsidR="009951A4" w:rsidRPr="00D30A35">
              <w:rPr>
                <w:color w:val="000000"/>
                <w:sz w:val="24"/>
                <w:szCs w:val="24"/>
              </w:rPr>
              <w:t xml:space="preserve">Student-course </w:t>
            </w:r>
            <w:proofErr w:type="spellStart"/>
            <w:r w:rsidR="009951A4" w:rsidRPr="00D30A35">
              <w:rPr>
                <w:color w:val="000000"/>
                <w:sz w:val="24"/>
                <w:szCs w:val="24"/>
              </w:rPr>
              <w:t>enrollment</w:t>
            </w:r>
            <w:proofErr w:type="spellEnd"/>
            <w:r w:rsidR="009951A4" w:rsidRPr="00D30A35">
              <w:rPr>
                <w:color w:val="000000"/>
                <w:sz w:val="24"/>
                <w:szCs w:val="24"/>
              </w:rPr>
              <w:t xml:space="preserve"> records</w:t>
            </w:r>
          </w:p>
        </w:tc>
      </w:tr>
    </w:tbl>
    <w:p w14:paraId="6A1BB84F" w14:textId="77777777" w:rsidR="005E5050" w:rsidRPr="00D30A35" w:rsidRDefault="005E5050">
      <w:pPr>
        <w:rPr>
          <w:sz w:val="24"/>
          <w:szCs w:val="24"/>
        </w:rPr>
      </w:pPr>
    </w:p>
    <w:p w14:paraId="2F3BE09F" w14:textId="77777777" w:rsidR="005E5050" w:rsidRDefault="005E5050"/>
    <w:p w14:paraId="504EA3BC" w14:textId="77777777" w:rsidR="005E5050" w:rsidRDefault="005E5050"/>
    <w:p w14:paraId="4BFF5498" w14:textId="1AF43189" w:rsidR="005E5050" w:rsidRDefault="005E5050" w:rsidP="005E5050">
      <w:pPr>
        <w:pStyle w:val="Heading2"/>
        <w:spacing w:before="280" w:after="160"/>
      </w:pPr>
      <w:r>
        <w:rPr>
          <w:b/>
          <w:bCs/>
          <w:color w:val="FF6600"/>
          <w:sz w:val="24"/>
          <w:szCs w:val="24"/>
        </w:rPr>
        <w:t>7.3 Constraints &amp; Data Integrity</w:t>
      </w:r>
    </w:p>
    <w:p w14:paraId="2AF9DDCC" w14:textId="7FFBEC98" w:rsidR="00021B9B" w:rsidRDefault="006761A0">
      <w:r>
        <w:br w:type="page"/>
      </w:r>
    </w:p>
    <w:tbl>
      <w:tblPr>
        <w:tblpPr w:leftFromText="180" w:rightFromText="180" w:vertAnchor="text" w:horzAnchor="page" w:tblpX="421" w:tblpY="-1162"/>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4"/>
        <w:gridCol w:w="1929"/>
        <w:gridCol w:w="1325"/>
        <w:gridCol w:w="7652"/>
      </w:tblGrid>
      <w:tr w:rsidR="003F1F7D" w14:paraId="2ECAD1A3" w14:textId="77777777" w:rsidTr="003F1F7D">
        <w:trPr>
          <w:tblHeader/>
        </w:trPr>
        <w:tc>
          <w:tcPr>
            <w:tcW w:w="811" w:type="dxa"/>
            <w:shd w:val="clear" w:color="auto" w:fill="FF6600"/>
            <w:tcMar>
              <w:top w:w="80" w:type="dxa"/>
              <w:left w:w="100" w:type="dxa"/>
              <w:bottom w:w="80" w:type="dxa"/>
              <w:right w:w="100" w:type="dxa"/>
            </w:tcMar>
            <w:vAlign w:val="center"/>
          </w:tcPr>
          <w:p w14:paraId="3F400FF2" w14:textId="77777777" w:rsidR="003F1F7D" w:rsidRDefault="003F1F7D" w:rsidP="003F1F7D">
            <w:pPr>
              <w:jc w:val="center"/>
            </w:pPr>
            <w:bookmarkStart w:id="19" w:name="_Toc240137381"/>
            <w:r>
              <w:rPr>
                <w:b/>
                <w:bCs/>
                <w:color w:val="FFFFFF"/>
              </w:rPr>
              <w:lastRenderedPageBreak/>
              <w:t>Constraint / Validation</w:t>
            </w:r>
          </w:p>
        </w:tc>
        <w:tc>
          <w:tcPr>
            <w:tcW w:w="1240" w:type="dxa"/>
            <w:shd w:val="clear" w:color="auto" w:fill="FF6600"/>
            <w:tcMar>
              <w:top w:w="80" w:type="dxa"/>
              <w:left w:w="100" w:type="dxa"/>
              <w:bottom w:w="80" w:type="dxa"/>
              <w:right w:w="100" w:type="dxa"/>
            </w:tcMar>
            <w:vAlign w:val="center"/>
          </w:tcPr>
          <w:p w14:paraId="17B07CE6" w14:textId="77777777" w:rsidR="003F1F7D" w:rsidRDefault="003F1F7D" w:rsidP="003F1F7D">
            <w:pPr>
              <w:jc w:val="center"/>
            </w:pPr>
            <w:r>
              <w:rPr>
                <w:b/>
                <w:bCs/>
                <w:color w:val="FFFFFF"/>
              </w:rPr>
              <w:t>Applied On</w:t>
            </w:r>
          </w:p>
        </w:tc>
        <w:tc>
          <w:tcPr>
            <w:tcW w:w="907" w:type="dxa"/>
            <w:shd w:val="clear" w:color="auto" w:fill="FF6600"/>
            <w:tcMar>
              <w:top w:w="80" w:type="dxa"/>
              <w:left w:w="100" w:type="dxa"/>
              <w:bottom w:w="80" w:type="dxa"/>
              <w:right w:w="100" w:type="dxa"/>
            </w:tcMar>
            <w:vAlign w:val="center"/>
          </w:tcPr>
          <w:p w14:paraId="68B4500E" w14:textId="77777777" w:rsidR="003F1F7D" w:rsidRDefault="003F1F7D" w:rsidP="003F1F7D">
            <w:pPr>
              <w:jc w:val="center"/>
            </w:pPr>
            <w:r>
              <w:rPr>
                <w:b/>
                <w:bCs/>
                <w:color w:val="FFFFFF"/>
              </w:rPr>
              <w:t>Purpose</w:t>
            </w:r>
          </w:p>
        </w:tc>
        <w:tc>
          <w:tcPr>
            <w:tcW w:w="7669" w:type="dxa"/>
            <w:shd w:val="clear" w:color="auto" w:fill="FF6600"/>
            <w:tcMar>
              <w:top w:w="80" w:type="dxa"/>
              <w:left w:w="100" w:type="dxa"/>
              <w:bottom w:w="80" w:type="dxa"/>
              <w:right w:w="100" w:type="dxa"/>
            </w:tcMar>
            <w:vAlign w:val="center"/>
          </w:tcPr>
          <w:p w14:paraId="68701462" w14:textId="77777777" w:rsidR="003F1F7D" w:rsidRDefault="003F1F7D" w:rsidP="003F1F7D">
            <w:pPr>
              <w:jc w:val="center"/>
            </w:pPr>
            <w:r>
              <w:rPr>
                <w:b/>
                <w:bCs/>
                <w:color w:val="FFFFFF"/>
              </w:rPr>
              <w:t>Evidence / Screenshot</w:t>
            </w:r>
          </w:p>
        </w:tc>
      </w:tr>
      <w:tr w:rsidR="003F1F7D" w14:paraId="4827C561" w14:textId="77777777" w:rsidTr="003F1F7D">
        <w:trPr>
          <w:trHeight w:val="5143"/>
        </w:trPr>
        <w:tc>
          <w:tcPr>
            <w:tcW w:w="811" w:type="dxa"/>
            <w:tcMar>
              <w:top w:w="80" w:type="dxa"/>
              <w:left w:w="100" w:type="dxa"/>
              <w:bottom w:w="80" w:type="dxa"/>
              <w:right w:w="100" w:type="dxa"/>
            </w:tcMar>
            <w:vAlign w:val="center"/>
          </w:tcPr>
          <w:p w14:paraId="35D9327B" w14:textId="77777777" w:rsidR="003F1F7D" w:rsidRDefault="003F1F7D" w:rsidP="003F1F7D">
            <w:r w:rsidRPr="00114C9B">
              <w:rPr>
                <w:color w:val="000000"/>
                <w:sz w:val="24"/>
                <w:szCs w:val="24"/>
              </w:rPr>
              <w:t xml:space="preserve"> PRIMARY KEY</w:t>
            </w:r>
          </w:p>
        </w:tc>
        <w:tc>
          <w:tcPr>
            <w:tcW w:w="1240" w:type="dxa"/>
            <w:tcMar>
              <w:top w:w="80" w:type="dxa"/>
              <w:left w:w="100" w:type="dxa"/>
              <w:bottom w:w="80" w:type="dxa"/>
              <w:right w:w="100" w:type="dxa"/>
            </w:tcMar>
            <w:vAlign w:val="center"/>
          </w:tcPr>
          <w:p w14:paraId="68727179" w14:textId="77777777" w:rsidR="003F1F7D" w:rsidRDefault="003F1F7D" w:rsidP="003F1F7D">
            <w:r w:rsidRPr="00114C9B">
              <w:rPr>
                <w:color w:val="000000"/>
                <w:sz w:val="24"/>
                <w:szCs w:val="24"/>
              </w:rPr>
              <w:t xml:space="preserve"> All 8 tables</w:t>
            </w:r>
          </w:p>
        </w:tc>
        <w:tc>
          <w:tcPr>
            <w:tcW w:w="907" w:type="dxa"/>
            <w:tcMar>
              <w:top w:w="80" w:type="dxa"/>
              <w:left w:w="100" w:type="dxa"/>
              <w:bottom w:w="80" w:type="dxa"/>
              <w:right w:w="100" w:type="dxa"/>
            </w:tcMar>
            <w:vAlign w:val="center"/>
          </w:tcPr>
          <w:p w14:paraId="0978122A" w14:textId="77777777" w:rsidR="003F1F7D" w:rsidRDefault="003F1F7D" w:rsidP="003F1F7D">
            <w:r w:rsidRPr="00114C9B">
              <w:rPr>
                <w:color w:val="000000"/>
                <w:sz w:val="24"/>
                <w:szCs w:val="24"/>
              </w:rPr>
              <w:t xml:space="preserve"> Ensures that each record has a unique identifier and prevents duplicate IDs.</w:t>
            </w:r>
          </w:p>
        </w:tc>
        <w:tc>
          <w:tcPr>
            <w:tcW w:w="7669" w:type="dxa"/>
            <w:tcMar>
              <w:top w:w="80" w:type="dxa"/>
              <w:left w:w="100" w:type="dxa"/>
              <w:bottom w:w="80" w:type="dxa"/>
              <w:right w:w="100" w:type="dxa"/>
            </w:tcMar>
            <w:vAlign w:val="center"/>
          </w:tcPr>
          <w:p w14:paraId="5E5D9B9D" w14:textId="139BB8B8" w:rsidR="003F1F7D" w:rsidRDefault="003F1F7D" w:rsidP="003F1F7D">
            <w:r>
              <w:rPr>
                <w:color w:val="000000"/>
              </w:rPr>
              <w:t xml:space="preserve"> </w:t>
            </w:r>
            <w:r w:rsidR="00764BAE" w:rsidRPr="00764BAE">
              <w:rPr>
                <w:noProof/>
                <w:color w:val="000000"/>
              </w:rPr>
              <w:drawing>
                <wp:inline distT="0" distB="0" distL="0" distR="0" wp14:anchorId="580A37A5" wp14:editId="39692942">
                  <wp:extent cx="4335087" cy="5055870"/>
                  <wp:effectExtent l="0" t="0" r="8890" b="0"/>
                  <wp:docPr id="136594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44314" name=""/>
                          <pic:cNvPicPr/>
                        </pic:nvPicPr>
                        <pic:blipFill>
                          <a:blip r:embed="rId8"/>
                          <a:stretch>
                            <a:fillRect/>
                          </a:stretch>
                        </pic:blipFill>
                        <pic:spPr>
                          <a:xfrm>
                            <a:off x="0" y="0"/>
                            <a:ext cx="4352645" cy="5076348"/>
                          </a:xfrm>
                          <a:prstGeom prst="rect">
                            <a:avLst/>
                          </a:prstGeom>
                        </pic:spPr>
                      </pic:pic>
                    </a:graphicData>
                  </a:graphic>
                </wp:inline>
              </w:drawing>
            </w:r>
          </w:p>
        </w:tc>
      </w:tr>
      <w:tr w:rsidR="003F1F7D" w14:paraId="64276087" w14:textId="77777777" w:rsidTr="003F1F7D">
        <w:tc>
          <w:tcPr>
            <w:tcW w:w="811" w:type="dxa"/>
            <w:tcMar>
              <w:top w:w="80" w:type="dxa"/>
              <w:left w:w="100" w:type="dxa"/>
              <w:bottom w:w="80" w:type="dxa"/>
              <w:right w:w="100" w:type="dxa"/>
            </w:tcMar>
            <w:vAlign w:val="center"/>
          </w:tcPr>
          <w:p w14:paraId="38CBF0EE" w14:textId="77777777" w:rsidR="003F1F7D" w:rsidRPr="00114C9B" w:rsidRDefault="003F1F7D" w:rsidP="003F1F7D">
            <w:pPr>
              <w:rPr>
                <w:sz w:val="22"/>
                <w:szCs w:val="22"/>
              </w:rPr>
            </w:pPr>
            <w:r w:rsidRPr="00114C9B">
              <w:rPr>
                <w:color w:val="000000"/>
                <w:sz w:val="22"/>
                <w:szCs w:val="22"/>
              </w:rPr>
              <w:lastRenderedPageBreak/>
              <w:t xml:space="preserve"> FOREIGN KEY</w:t>
            </w:r>
          </w:p>
        </w:tc>
        <w:tc>
          <w:tcPr>
            <w:tcW w:w="1240" w:type="dxa"/>
            <w:tcMar>
              <w:top w:w="80" w:type="dxa"/>
              <w:left w:w="100" w:type="dxa"/>
              <w:bottom w:w="80" w:type="dxa"/>
              <w:right w:w="100" w:type="dxa"/>
            </w:tcMar>
            <w:vAlign w:val="center"/>
          </w:tcPr>
          <w:p w14:paraId="02E6BA60" w14:textId="77777777" w:rsidR="003F1F7D" w:rsidRPr="00114C9B" w:rsidRDefault="003F1F7D" w:rsidP="003F1F7D">
            <w:pPr>
              <w:rPr>
                <w:sz w:val="22"/>
                <w:szCs w:val="22"/>
              </w:rPr>
            </w:pPr>
            <w:r w:rsidRPr="00114C9B">
              <w:rPr>
                <w:color w:val="000000"/>
                <w:sz w:val="22"/>
                <w:szCs w:val="22"/>
              </w:rPr>
              <w:t xml:space="preserve"> Faculty, Course, Student, Subject, </w:t>
            </w:r>
            <w:proofErr w:type="spellStart"/>
            <w:r w:rsidRPr="00114C9B">
              <w:rPr>
                <w:color w:val="000000"/>
                <w:sz w:val="22"/>
                <w:szCs w:val="22"/>
              </w:rPr>
              <w:t>Enrollment</w:t>
            </w:r>
            <w:proofErr w:type="spellEnd"/>
            <w:r w:rsidRPr="00114C9B">
              <w:rPr>
                <w:color w:val="000000"/>
                <w:sz w:val="22"/>
                <w:szCs w:val="22"/>
              </w:rPr>
              <w:t>, Examination, Attendance</w:t>
            </w:r>
          </w:p>
        </w:tc>
        <w:tc>
          <w:tcPr>
            <w:tcW w:w="907" w:type="dxa"/>
            <w:tcMar>
              <w:top w:w="80" w:type="dxa"/>
              <w:left w:w="100" w:type="dxa"/>
              <w:bottom w:w="80" w:type="dxa"/>
              <w:right w:w="100" w:type="dxa"/>
            </w:tcMar>
            <w:vAlign w:val="center"/>
          </w:tcPr>
          <w:p w14:paraId="6888952B" w14:textId="77777777" w:rsidR="003F1F7D" w:rsidRPr="00114C9B" w:rsidRDefault="003F1F7D" w:rsidP="003F1F7D">
            <w:pPr>
              <w:rPr>
                <w:sz w:val="22"/>
                <w:szCs w:val="22"/>
              </w:rPr>
            </w:pPr>
            <w:r w:rsidRPr="00114C9B">
              <w:rPr>
                <w:color w:val="000000"/>
                <w:sz w:val="22"/>
                <w:szCs w:val="22"/>
              </w:rPr>
              <w:t>Maintains valid relationships between related tables and provides referential integrity.</w:t>
            </w:r>
          </w:p>
        </w:tc>
        <w:tc>
          <w:tcPr>
            <w:tcW w:w="7669" w:type="dxa"/>
            <w:tcMar>
              <w:top w:w="80" w:type="dxa"/>
              <w:left w:w="100" w:type="dxa"/>
              <w:bottom w:w="80" w:type="dxa"/>
              <w:right w:w="100" w:type="dxa"/>
            </w:tcMar>
            <w:vAlign w:val="center"/>
          </w:tcPr>
          <w:p w14:paraId="5ACF777A" w14:textId="2A6A52DF" w:rsidR="003F1F7D" w:rsidRDefault="003F1F7D" w:rsidP="003F1F7D">
            <w:r>
              <w:rPr>
                <w:color w:val="000000"/>
              </w:rPr>
              <w:t xml:space="preserve"> </w:t>
            </w:r>
            <w:r w:rsidR="00E3554C" w:rsidRPr="00E3554C">
              <w:rPr>
                <w:noProof/>
                <w:color w:val="000000"/>
              </w:rPr>
              <w:drawing>
                <wp:inline distT="0" distB="0" distL="0" distR="0" wp14:anchorId="4BF9FAEB" wp14:editId="403F64A9">
                  <wp:extent cx="4640580" cy="4608195"/>
                  <wp:effectExtent l="0" t="0" r="7620" b="1905"/>
                  <wp:docPr id="164537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70753" name=""/>
                          <pic:cNvPicPr/>
                        </pic:nvPicPr>
                        <pic:blipFill>
                          <a:blip r:embed="rId9"/>
                          <a:stretch>
                            <a:fillRect/>
                          </a:stretch>
                        </pic:blipFill>
                        <pic:spPr>
                          <a:xfrm>
                            <a:off x="0" y="0"/>
                            <a:ext cx="4640580" cy="4608195"/>
                          </a:xfrm>
                          <a:prstGeom prst="rect">
                            <a:avLst/>
                          </a:prstGeom>
                        </pic:spPr>
                      </pic:pic>
                    </a:graphicData>
                  </a:graphic>
                </wp:inline>
              </w:drawing>
            </w:r>
          </w:p>
        </w:tc>
      </w:tr>
      <w:tr w:rsidR="003F1F7D" w14:paraId="730F12C0" w14:textId="77777777" w:rsidTr="003F1F7D">
        <w:tc>
          <w:tcPr>
            <w:tcW w:w="811" w:type="dxa"/>
            <w:tcMar>
              <w:top w:w="80" w:type="dxa"/>
              <w:left w:w="100" w:type="dxa"/>
              <w:bottom w:w="80" w:type="dxa"/>
              <w:right w:w="100" w:type="dxa"/>
            </w:tcMar>
            <w:vAlign w:val="center"/>
          </w:tcPr>
          <w:p w14:paraId="55AF19BF" w14:textId="77777777" w:rsidR="003F1F7D" w:rsidRPr="00114C9B" w:rsidRDefault="003F1F7D" w:rsidP="003F1F7D">
            <w:pPr>
              <w:rPr>
                <w:sz w:val="22"/>
                <w:szCs w:val="22"/>
              </w:rPr>
            </w:pPr>
            <w:r w:rsidRPr="00114C9B">
              <w:rPr>
                <w:color w:val="000000"/>
                <w:sz w:val="22"/>
                <w:szCs w:val="22"/>
              </w:rPr>
              <w:lastRenderedPageBreak/>
              <w:t xml:space="preserve"> NOT NULL</w:t>
            </w:r>
          </w:p>
        </w:tc>
        <w:tc>
          <w:tcPr>
            <w:tcW w:w="1240" w:type="dxa"/>
            <w:tcMar>
              <w:top w:w="80" w:type="dxa"/>
              <w:left w:w="100" w:type="dxa"/>
              <w:bottom w:w="80" w:type="dxa"/>
              <w:right w:w="100" w:type="dxa"/>
            </w:tcMar>
            <w:vAlign w:val="center"/>
          </w:tcPr>
          <w:p w14:paraId="397B9425" w14:textId="77777777" w:rsidR="003F1F7D" w:rsidRPr="00114C9B" w:rsidRDefault="003F1F7D" w:rsidP="003F1F7D">
            <w:pPr>
              <w:rPr>
                <w:sz w:val="22"/>
                <w:szCs w:val="22"/>
              </w:rPr>
            </w:pPr>
            <w:r w:rsidRPr="00114C9B">
              <w:rPr>
                <w:color w:val="000000"/>
                <w:sz w:val="22"/>
                <w:szCs w:val="22"/>
              </w:rPr>
              <w:t xml:space="preserve"> </w:t>
            </w:r>
            <w:proofErr w:type="spellStart"/>
            <w:r w:rsidRPr="00114C9B">
              <w:rPr>
                <w:color w:val="000000"/>
                <w:sz w:val="22"/>
                <w:szCs w:val="22"/>
              </w:rPr>
              <w:t>Faculty_Name</w:t>
            </w:r>
            <w:proofErr w:type="spellEnd"/>
            <w:r w:rsidRPr="00114C9B">
              <w:rPr>
                <w:color w:val="000000"/>
                <w:sz w:val="22"/>
                <w:szCs w:val="22"/>
              </w:rPr>
              <w:t xml:space="preserve">, Email, </w:t>
            </w:r>
            <w:proofErr w:type="spellStart"/>
            <w:r w:rsidRPr="00114C9B">
              <w:rPr>
                <w:color w:val="000000"/>
                <w:sz w:val="22"/>
                <w:szCs w:val="22"/>
              </w:rPr>
              <w:t>HOD_Name</w:t>
            </w:r>
            <w:proofErr w:type="spellEnd"/>
            <w:r w:rsidRPr="00114C9B">
              <w:rPr>
                <w:color w:val="000000"/>
                <w:sz w:val="22"/>
                <w:szCs w:val="22"/>
              </w:rPr>
              <w:t xml:space="preserve">, </w:t>
            </w:r>
            <w:proofErr w:type="spellStart"/>
            <w:r w:rsidRPr="00114C9B">
              <w:rPr>
                <w:color w:val="000000"/>
                <w:sz w:val="22"/>
                <w:szCs w:val="22"/>
              </w:rPr>
              <w:t>Student_Name</w:t>
            </w:r>
            <w:proofErr w:type="spellEnd"/>
            <w:r w:rsidRPr="00114C9B">
              <w:rPr>
                <w:color w:val="000000"/>
                <w:sz w:val="22"/>
                <w:szCs w:val="22"/>
              </w:rPr>
              <w:t xml:space="preserve">, </w:t>
            </w:r>
            <w:proofErr w:type="spellStart"/>
            <w:r w:rsidRPr="00114C9B">
              <w:rPr>
                <w:color w:val="000000"/>
                <w:sz w:val="22"/>
                <w:szCs w:val="22"/>
              </w:rPr>
              <w:t>Date_of_Birth</w:t>
            </w:r>
            <w:proofErr w:type="spellEnd"/>
            <w:r w:rsidRPr="00114C9B">
              <w:rPr>
                <w:color w:val="000000"/>
                <w:sz w:val="22"/>
                <w:szCs w:val="22"/>
              </w:rPr>
              <w:t xml:space="preserve">, </w:t>
            </w:r>
            <w:proofErr w:type="spellStart"/>
            <w:r w:rsidRPr="00114C9B">
              <w:rPr>
                <w:color w:val="000000"/>
                <w:sz w:val="22"/>
                <w:szCs w:val="22"/>
              </w:rPr>
              <w:t>Course_ID</w:t>
            </w:r>
            <w:proofErr w:type="spellEnd"/>
            <w:r w:rsidRPr="00114C9B">
              <w:rPr>
                <w:color w:val="000000"/>
                <w:sz w:val="22"/>
                <w:szCs w:val="22"/>
              </w:rPr>
              <w:t>, etc.</w:t>
            </w:r>
          </w:p>
        </w:tc>
        <w:tc>
          <w:tcPr>
            <w:tcW w:w="907" w:type="dxa"/>
            <w:tcMar>
              <w:top w:w="80" w:type="dxa"/>
              <w:left w:w="100" w:type="dxa"/>
              <w:bottom w:w="80" w:type="dxa"/>
              <w:right w:w="100" w:type="dxa"/>
            </w:tcMar>
            <w:vAlign w:val="center"/>
          </w:tcPr>
          <w:p w14:paraId="54EF2E86" w14:textId="77777777" w:rsidR="003F1F7D" w:rsidRPr="00114C9B" w:rsidRDefault="003F1F7D" w:rsidP="003F1F7D">
            <w:pPr>
              <w:rPr>
                <w:sz w:val="22"/>
                <w:szCs w:val="22"/>
              </w:rPr>
            </w:pPr>
            <w:r w:rsidRPr="00114C9B">
              <w:rPr>
                <w:color w:val="000000"/>
                <w:sz w:val="22"/>
                <w:szCs w:val="22"/>
              </w:rPr>
              <w:t>Prevents important fields from containing missing values.</w:t>
            </w:r>
          </w:p>
        </w:tc>
        <w:tc>
          <w:tcPr>
            <w:tcW w:w="7669" w:type="dxa"/>
            <w:tcMar>
              <w:top w:w="80" w:type="dxa"/>
              <w:left w:w="100" w:type="dxa"/>
              <w:bottom w:w="80" w:type="dxa"/>
              <w:right w:w="100" w:type="dxa"/>
            </w:tcMar>
            <w:vAlign w:val="center"/>
          </w:tcPr>
          <w:p w14:paraId="76D8B7C6" w14:textId="2B2B2D70" w:rsidR="003F1F7D" w:rsidRDefault="00EC27A1" w:rsidP="00810AC7">
            <w:r w:rsidRPr="00EC27A1">
              <w:rPr>
                <w:noProof/>
              </w:rPr>
              <w:drawing>
                <wp:inline distT="0" distB="0" distL="0" distR="0" wp14:anchorId="327AF3BC" wp14:editId="6AE2C2F2">
                  <wp:extent cx="4686300" cy="6254115"/>
                  <wp:effectExtent l="0" t="0" r="0" b="0"/>
                  <wp:docPr id="23783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0386" name=""/>
                          <pic:cNvPicPr/>
                        </pic:nvPicPr>
                        <pic:blipFill>
                          <a:blip r:embed="rId10"/>
                          <a:stretch>
                            <a:fillRect/>
                          </a:stretch>
                        </pic:blipFill>
                        <pic:spPr>
                          <a:xfrm>
                            <a:off x="0" y="0"/>
                            <a:ext cx="4686300" cy="6254115"/>
                          </a:xfrm>
                          <a:prstGeom prst="rect">
                            <a:avLst/>
                          </a:prstGeom>
                        </pic:spPr>
                      </pic:pic>
                    </a:graphicData>
                  </a:graphic>
                </wp:inline>
              </w:drawing>
            </w:r>
          </w:p>
        </w:tc>
      </w:tr>
      <w:tr w:rsidR="003F1F7D" w14:paraId="5B823880" w14:textId="77777777" w:rsidTr="003F1F7D">
        <w:tc>
          <w:tcPr>
            <w:tcW w:w="811" w:type="dxa"/>
            <w:tcMar>
              <w:top w:w="80" w:type="dxa"/>
              <w:left w:w="100" w:type="dxa"/>
              <w:bottom w:w="80" w:type="dxa"/>
              <w:right w:w="100" w:type="dxa"/>
            </w:tcMar>
            <w:vAlign w:val="center"/>
          </w:tcPr>
          <w:p w14:paraId="244F3847" w14:textId="77777777" w:rsidR="003F1F7D" w:rsidRPr="00114C9B" w:rsidRDefault="003F1F7D" w:rsidP="003F1F7D">
            <w:pPr>
              <w:rPr>
                <w:sz w:val="22"/>
                <w:szCs w:val="22"/>
              </w:rPr>
            </w:pPr>
            <w:r w:rsidRPr="00114C9B">
              <w:rPr>
                <w:color w:val="000000"/>
                <w:sz w:val="22"/>
                <w:szCs w:val="22"/>
              </w:rPr>
              <w:lastRenderedPageBreak/>
              <w:t xml:space="preserve"> UNIQUE</w:t>
            </w:r>
          </w:p>
        </w:tc>
        <w:tc>
          <w:tcPr>
            <w:tcW w:w="1240" w:type="dxa"/>
            <w:tcMar>
              <w:top w:w="80" w:type="dxa"/>
              <w:left w:w="100" w:type="dxa"/>
              <w:bottom w:w="80" w:type="dxa"/>
              <w:right w:w="100" w:type="dxa"/>
            </w:tcMar>
            <w:vAlign w:val="center"/>
          </w:tcPr>
          <w:p w14:paraId="0E2EBE42" w14:textId="77777777" w:rsidR="003F1F7D" w:rsidRPr="00114C9B" w:rsidRDefault="003F1F7D" w:rsidP="003F1F7D">
            <w:pPr>
              <w:rPr>
                <w:sz w:val="22"/>
                <w:szCs w:val="22"/>
              </w:rPr>
            </w:pPr>
            <w:r w:rsidRPr="00114C9B">
              <w:rPr>
                <w:color w:val="000000"/>
                <w:sz w:val="22"/>
                <w:szCs w:val="22"/>
              </w:rPr>
              <w:t xml:space="preserve"> </w:t>
            </w:r>
            <w:proofErr w:type="spellStart"/>
            <w:r w:rsidRPr="00114C9B">
              <w:rPr>
                <w:color w:val="000000"/>
                <w:sz w:val="22"/>
                <w:szCs w:val="22"/>
              </w:rPr>
              <w:t>Department_Name</w:t>
            </w:r>
            <w:proofErr w:type="spellEnd"/>
            <w:r w:rsidRPr="00114C9B">
              <w:rPr>
                <w:color w:val="000000"/>
                <w:sz w:val="22"/>
                <w:szCs w:val="22"/>
              </w:rPr>
              <w:t xml:space="preserve">, Faculty Email, Faculty Phone, </w:t>
            </w:r>
            <w:proofErr w:type="spellStart"/>
            <w:r w:rsidRPr="00114C9B">
              <w:rPr>
                <w:color w:val="000000"/>
                <w:sz w:val="22"/>
                <w:szCs w:val="22"/>
              </w:rPr>
              <w:t>Course_Name</w:t>
            </w:r>
            <w:proofErr w:type="spellEnd"/>
            <w:r w:rsidRPr="00114C9B">
              <w:rPr>
                <w:color w:val="000000"/>
                <w:sz w:val="22"/>
                <w:szCs w:val="22"/>
              </w:rPr>
              <w:t xml:space="preserve">, Student Email, Student Phone, </w:t>
            </w:r>
            <w:proofErr w:type="spellStart"/>
            <w:r w:rsidRPr="00114C9B">
              <w:rPr>
                <w:color w:val="000000"/>
                <w:sz w:val="22"/>
                <w:szCs w:val="22"/>
              </w:rPr>
              <w:t>Subject_Name</w:t>
            </w:r>
            <w:proofErr w:type="spellEnd"/>
          </w:p>
        </w:tc>
        <w:tc>
          <w:tcPr>
            <w:tcW w:w="907" w:type="dxa"/>
            <w:tcMar>
              <w:top w:w="80" w:type="dxa"/>
              <w:left w:w="100" w:type="dxa"/>
              <w:bottom w:w="80" w:type="dxa"/>
              <w:right w:w="100" w:type="dxa"/>
            </w:tcMar>
            <w:vAlign w:val="center"/>
          </w:tcPr>
          <w:p w14:paraId="3245A1E0" w14:textId="77777777" w:rsidR="003F1F7D" w:rsidRPr="00114C9B" w:rsidRDefault="003F1F7D" w:rsidP="003F1F7D">
            <w:pPr>
              <w:rPr>
                <w:sz w:val="22"/>
                <w:szCs w:val="22"/>
              </w:rPr>
            </w:pPr>
            <w:r w:rsidRPr="00114C9B">
              <w:rPr>
                <w:color w:val="000000"/>
                <w:sz w:val="22"/>
                <w:szCs w:val="22"/>
              </w:rPr>
              <w:t>Prevents duplicate values in important fields.</w:t>
            </w:r>
          </w:p>
        </w:tc>
        <w:tc>
          <w:tcPr>
            <w:tcW w:w="7669" w:type="dxa"/>
            <w:tcMar>
              <w:top w:w="80" w:type="dxa"/>
              <w:left w:w="100" w:type="dxa"/>
              <w:bottom w:w="80" w:type="dxa"/>
              <w:right w:w="100" w:type="dxa"/>
            </w:tcMar>
            <w:vAlign w:val="center"/>
          </w:tcPr>
          <w:p w14:paraId="345FD52F" w14:textId="6A1FBA48" w:rsidR="003F1F7D" w:rsidRDefault="003920AB" w:rsidP="0058348A">
            <w:r w:rsidRPr="003920AB">
              <w:rPr>
                <w:noProof/>
              </w:rPr>
              <w:drawing>
                <wp:inline distT="0" distB="0" distL="0" distR="0" wp14:anchorId="5E3A590F" wp14:editId="0805749A">
                  <wp:extent cx="4732020" cy="5650230"/>
                  <wp:effectExtent l="0" t="0" r="0" b="7620"/>
                  <wp:docPr id="56549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7078" name=""/>
                          <pic:cNvPicPr/>
                        </pic:nvPicPr>
                        <pic:blipFill>
                          <a:blip r:embed="rId11"/>
                          <a:stretch>
                            <a:fillRect/>
                          </a:stretch>
                        </pic:blipFill>
                        <pic:spPr>
                          <a:xfrm>
                            <a:off x="0" y="0"/>
                            <a:ext cx="4732020" cy="5650230"/>
                          </a:xfrm>
                          <a:prstGeom prst="rect">
                            <a:avLst/>
                          </a:prstGeom>
                        </pic:spPr>
                      </pic:pic>
                    </a:graphicData>
                  </a:graphic>
                </wp:inline>
              </w:drawing>
            </w:r>
          </w:p>
        </w:tc>
      </w:tr>
      <w:tr w:rsidR="003F1F7D" w14:paraId="0FDC9E42" w14:textId="77777777" w:rsidTr="003F1F7D">
        <w:tc>
          <w:tcPr>
            <w:tcW w:w="811" w:type="dxa"/>
            <w:tcMar>
              <w:top w:w="80" w:type="dxa"/>
              <w:left w:w="100" w:type="dxa"/>
              <w:bottom w:w="80" w:type="dxa"/>
              <w:right w:w="100" w:type="dxa"/>
            </w:tcMar>
            <w:vAlign w:val="center"/>
          </w:tcPr>
          <w:p w14:paraId="2DBE6AD5" w14:textId="77777777" w:rsidR="003F1F7D" w:rsidRPr="00CB7396" w:rsidRDefault="003F1F7D" w:rsidP="003F1F7D">
            <w:pPr>
              <w:rPr>
                <w:sz w:val="22"/>
                <w:szCs w:val="22"/>
              </w:rPr>
            </w:pPr>
            <w:r w:rsidRPr="00CB7396">
              <w:rPr>
                <w:color w:val="000000"/>
                <w:sz w:val="22"/>
                <w:szCs w:val="22"/>
              </w:rPr>
              <w:lastRenderedPageBreak/>
              <w:t xml:space="preserve"> CHECK</w:t>
            </w:r>
          </w:p>
        </w:tc>
        <w:tc>
          <w:tcPr>
            <w:tcW w:w="1240" w:type="dxa"/>
            <w:tcMar>
              <w:top w:w="80" w:type="dxa"/>
              <w:left w:w="100" w:type="dxa"/>
              <w:bottom w:w="80" w:type="dxa"/>
              <w:right w:w="100" w:type="dxa"/>
            </w:tcMar>
            <w:vAlign w:val="center"/>
          </w:tcPr>
          <w:p w14:paraId="7D15292B" w14:textId="77777777" w:rsidR="003F1F7D" w:rsidRPr="00CB7396" w:rsidRDefault="003F1F7D" w:rsidP="003F1F7D">
            <w:pPr>
              <w:rPr>
                <w:sz w:val="22"/>
                <w:szCs w:val="22"/>
              </w:rPr>
            </w:pPr>
            <w:r w:rsidRPr="00CB7396">
              <w:rPr>
                <w:color w:val="000000"/>
                <w:sz w:val="22"/>
                <w:szCs w:val="22"/>
              </w:rPr>
              <w:t xml:space="preserve"> Gender in Student</w:t>
            </w:r>
          </w:p>
        </w:tc>
        <w:tc>
          <w:tcPr>
            <w:tcW w:w="907" w:type="dxa"/>
            <w:tcMar>
              <w:top w:w="80" w:type="dxa"/>
              <w:left w:w="100" w:type="dxa"/>
              <w:bottom w:w="80" w:type="dxa"/>
              <w:right w:w="100" w:type="dxa"/>
            </w:tcMar>
            <w:vAlign w:val="center"/>
          </w:tcPr>
          <w:p w14:paraId="2FD954E0" w14:textId="77777777" w:rsidR="003F1F7D" w:rsidRPr="00CB7396" w:rsidRDefault="003F1F7D" w:rsidP="003F1F7D">
            <w:pPr>
              <w:rPr>
                <w:sz w:val="22"/>
                <w:szCs w:val="22"/>
              </w:rPr>
            </w:pPr>
            <w:r w:rsidRPr="00CB7396">
              <w:rPr>
                <w:color w:val="000000"/>
                <w:sz w:val="22"/>
                <w:szCs w:val="22"/>
              </w:rPr>
              <w:t xml:space="preserve"> Allows only valid values: Male, Female, or Other.</w:t>
            </w:r>
          </w:p>
        </w:tc>
        <w:tc>
          <w:tcPr>
            <w:tcW w:w="7669" w:type="dxa"/>
            <w:tcMar>
              <w:top w:w="80" w:type="dxa"/>
              <w:left w:w="100" w:type="dxa"/>
              <w:bottom w:w="80" w:type="dxa"/>
              <w:right w:w="100" w:type="dxa"/>
            </w:tcMar>
            <w:vAlign w:val="center"/>
          </w:tcPr>
          <w:p w14:paraId="3F99F1C3" w14:textId="32B4CDCB" w:rsidR="003F1F7D" w:rsidRDefault="003F1F7D" w:rsidP="003F1F7D">
            <w:r>
              <w:rPr>
                <w:color w:val="000000"/>
              </w:rPr>
              <w:t xml:space="preserve"> </w:t>
            </w:r>
            <w:r w:rsidR="00FA2F27" w:rsidRPr="00FA2F27">
              <w:rPr>
                <w:noProof/>
                <w:color w:val="000000"/>
              </w:rPr>
              <w:drawing>
                <wp:inline distT="0" distB="0" distL="0" distR="0" wp14:anchorId="5D47BD76" wp14:editId="61E86305">
                  <wp:extent cx="4693920" cy="4204335"/>
                  <wp:effectExtent l="0" t="0" r="0" b="5715"/>
                  <wp:docPr id="23515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52345" name=""/>
                          <pic:cNvPicPr/>
                        </pic:nvPicPr>
                        <pic:blipFill>
                          <a:blip r:embed="rId12"/>
                          <a:stretch>
                            <a:fillRect/>
                          </a:stretch>
                        </pic:blipFill>
                        <pic:spPr>
                          <a:xfrm>
                            <a:off x="0" y="0"/>
                            <a:ext cx="4693920" cy="4204335"/>
                          </a:xfrm>
                          <a:prstGeom prst="rect">
                            <a:avLst/>
                          </a:prstGeom>
                        </pic:spPr>
                      </pic:pic>
                    </a:graphicData>
                  </a:graphic>
                </wp:inline>
              </w:drawing>
            </w:r>
          </w:p>
        </w:tc>
      </w:tr>
      <w:tr w:rsidR="003F1F7D" w14:paraId="25C60BC9" w14:textId="77777777" w:rsidTr="003F1F7D">
        <w:tc>
          <w:tcPr>
            <w:tcW w:w="811" w:type="dxa"/>
            <w:tcMar>
              <w:top w:w="80" w:type="dxa"/>
              <w:left w:w="100" w:type="dxa"/>
              <w:bottom w:w="80" w:type="dxa"/>
              <w:right w:w="100" w:type="dxa"/>
            </w:tcMar>
            <w:vAlign w:val="center"/>
          </w:tcPr>
          <w:p w14:paraId="1DB00A58" w14:textId="77777777" w:rsidR="003F1F7D" w:rsidRPr="00CB7396" w:rsidRDefault="003F1F7D" w:rsidP="003F1F7D">
            <w:pPr>
              <w:rPr>
                <w:sz w:val="22"/>
                <w:szCs w:val="22"/>
              </w:rPr>
            </w:pPr>
            <w:r w:rsidRPr="00CB7396">
              <w:rPr>
                <w:color w:val="000000"/>
                <w:sz w:val="22"/>
                <w:szCs w:val="22"/>
              </w:rPr>
              <w:lastRenderedPageBreak/>
              <w:t xml:space="preserve"> CHECK</w:t>
            </w:r>
          </w:p>
        </w:tc>
        <w:tc>
          <w:tcPr>
            <w:tcW w:w="1240" w:type="dxa"/>
            <w:tcMar>
              <w:top w:w="80" w:type="dxa"/>
              <w:left w:w="100" w:type="dxa"/>
              <w:bottom w:w="80" w:type="dxa"/>
              <w:right w:w="100" w:type="dxa"/>
            </w:tcMar>
            <w:vAlign w:val="center"/>
          </w:tcPr>
          <w:p w14:paraId="05898693" w14:textId="77777777" w:rsidR="003F1F7D" w:rsidRPr="00CB7396" w:rsidRDefault="003F1F7D" w:rsidP="003F1F7D">
            <w:pPr>
              <w:rPr>
                <w:sz w:val="22"/>
                <w:szCs w:val="22"/>
              </w:rPr>
            </w:pPr>
            <w:r w:rsidRPr="00CB7396">
              <w:rPr>
                <w:color w:val="000000"/>
                <w:sz w:val="22"/>
                <w:szCs w:val="22"/>
              </w:rPr>
              <w:t xml:space="preserve"> Course Duration</w:t>
            </w:r>
          </w:p>
        </w:tc>
        <w:tc>
          <w:tcPr>
            <w:tcW w:w="907" w:type="dxa"/>
            <w:tcMar>
              <w:top w:w="80" w:type="dxa"/>
              <w:left w:w="100" w:type="dxa"/>
              <w:bottom w:w="80" w:type="dxa"/>
              <w:right w:w="100" w:type="dxa"/>
            </w:tcMar>
            <w:vAlign w:val="center"/>
          </w:tcPr>
          <w:p w14:paraId="07FC5626" w14:textId="77777777" w:rsidR="003F1F7D" w:rsidRPr="00CB7396" w:rsidRDefault="003F1F7D" w:rsidP="003F1F7D">
            <w:pPr>
              <w:rPr>
                <w:sz w:val="22"/>
                <w:szCs w:val="22"/>
              </w:rPr>
            </w:pPr>
            <w:r w:rsidRPr="00CB7396">
              <w:rPr>
                <w:color w:val="000000"/>
                <w:sz w:val="22"/>
                <w:szCs w:val="22"/>
              </w:rPr>
              <w:t xml:space="preserve"> Ensures that Duration is greater than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1F7D" w:rsidRPr="00CB7396" w14:paraId="688C99DE" w14:textId="77777777" w:rsidTr="008031D7">
              <w:trPr>
                <w:tblCellSpacing w:w="15" w:type="dxa"/>
              </w:trPr>
              <w:tc>
                <w:tcPr>
                  <w:tcW w:w="0" w:type="auto"/>
                  <w:vAlign w:val="center"/>
                  <w:hideMark/>
                </w:tcPr>
                <w:p w14:paraId="7681B1BD" w14:textId="77777777" w:rsidR="003F1F7D" w:rsidRPr="00CB7396" w:rsidRDefault="003F1F7D" w:rsidP="006879F3">
                  <w:pPr>
                    <w:framePr w:hSpace="180" w:wrap="around" w:vAnchor="text" w:hAnchor="page" w:x="421" w:y="-1162"/>
                    <w:rPr>
                      <w:color w:val="000000"/>
                      <w:sz w:val="22"/>
                      <w:szCs w:val="22"/>
                    </w:rPr>
                  </w:pPr>
                </w:p>
              </w:tc>
            </w:tr>
          </w:tbl>
          <w:p w14:paraId="74F7BD60" w14:textId="77777777" w:rsidR="003F1F7D" w:rsidRPr="00CB7396" w:rsidRDefault="003F1F7D" w:rsidP="003F1F7D">
            <w:pPr>
              <w:rPr>
                <w:vanish/>
                <w:color w:val="000000"/>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tblGrid>
            <w:tr w:rsidR="003F1F7D" w:rsidRPr="00CB7396" w14:paraId="43655CBC" w14:textId="77777777" w:rsidTr="008031D7">
              <w:trPr>
                <w:tblCellSpacing w:w="15" w:type="dxa"/>
              </w:trPr>
              <w:tc>
                <w:tcPr>
                  <w:tcW w:w="0" w:type="auto"/>
                  <w:vAlign w:val="center"/>
                  <w:hideMark/>
                </w:tcPr>
                <w:p w14:paraId="5F290302" w14:textId="77777777" w:rsidR="003F1F7D" w:rsidRPr="00CB7396" w:rsidRDefault="003F1F7D" w:rsidP="006879F3">
                  <w:pPr>
                    <w:framePr w:hSpace="180" w:wrap="around" w:vAnchor="text" w:hAnchor="page" w:x="421" w:y="-1162"/>
                    <w:rPr>
                      <w:color w:val="000000"/>
                      <w:sz w:val="22"/>
                      <w:szCs w:val="22"/>
                    </w:rPr>
                  </w:pPr>
                  <w:r w:rsidRPr="00CB7396">
                    <w:rPr>
                      <w:color w:val="000000"/>
                      <w:sz w:val="22"/>
                      <w:szCs w:val="22"/>
                    </w:rPr>
                    <w:t>DDL – CREATE TABLE</w:t>
                  </w:r>
                </w:p>
              </w:tc>
            </w:tr>
          </w:tbl>
          <w:p w14:paraId="22A37F8D" w14:textId="77777777" w:rsidR="003F1F7D" w:rsidRPr="00CB7396" w:rsidRDefault="003F1F7D" w:rsidP="003F1F7D">
            <w:pPr>
              <w:rPr>
                <w:sz w:val="22"/>
                <w:szCs w:val="22"/>
              </w:rPr>
            </w:pPr>
          </w:p>
        </w:tc>
        <w:tc>
          <w:tcPr>
            <w:tcW w:w="7669" w:type="dxa"/>
            <w:tcMar>
              <w:top w:w="80" w:type="dxa"/>
              <w:left w:w="100" w:type="dxa"/>
              <w:bottom w:w="80" w:type="dxa"/>
              <w:right w:w="100" w:type="dxa"/>
            </w:tcMar>
            <w:vAlign w:val="center"/>
          </w:tcPr>
          <w:p w14:paraId="7561033C" w14:textId="1686836A" w:rsidR="003F1F7D" w:rsidRDefault="005E5050" w:rsidP="005E5050">
            <w:r>
              <w:rPr>
                <w:noProof/>
              </w:rPr>
              <w:drawing>
                <wp:inline distT="0" distB="0" distL="0" distR="0" wp14:anchorId="416C4483" wp14:editId="4E72EDBA">
                  <wp:extent cx="4716780" cy="4203700"/>
                  <wp:effectExtent l="0" t="0" r="7620" b="6350"/>
                  <wp:docPr id="192373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33267" name=""/>
                          <pic:cNvPicPr/>
                        </pic:nvPicPr>
                        <pic:blipFill>
                          <a:blip r:embed="rId13"/>
                          <a:stretch>
                            <a:fillRect/>
                          </a:stretch>
                        </pic:blipFill>
                        <pic:spPr>
                          <a:xfrm>
                            <a:off x="0" y="0"/>
                            <a:ext cx="4716780" cy="4203700"/>
                          </a:xfrm>
                          <a:prstGeom prst="rect">
                            <a:avLst/>
                          </a:prstGeom>
                        </pic:spPr>
                      </pic:pic>
                    </a:graphicData>
                  </a:graphic>
                </wp:inline>
              </w:drawing>
            </w:r>
          </w:p>
        </w:tc>
      </w:tr>
      <w:bookmarkEnd w:id="19"/>
    </w:tbl>
    <w:p w14:paraId="162F6D3D" w14:textId="77777777" w:rsidR="00021B9B" w:rsidRDefault="00021B9B">
      <w:pPr>
        <w:spacing w:before="300"/>
      </w:pPr>
    </w:p>
    <w:p w14:paraId="347E84CB" w14:textId="77777777" w:rsidR="00021B9B" w:rsidRDefault="006761A0">
      <w:pPr>
        <w:pStyle w:val="Heading2"/>
        <w:spacing w:before="280" w:after="160"/>
      </w:pPr>
      <w:bookmarkStart w:id="20" w:name="_Toc240137382"/>
      <w:r>
        <w:rPr>
          <w:b/>
          <w:bCs/>
          <w:color w:val="FF6600"/>
          <w:sz w:val="24"/>
          <w:szCs w:val="24"/>
        </w:rPr>
        <w:t>7.4 SQL Operations &amp; Queries</w:t>
      </w:r>
      <w:bookmarkEnd w:id="20"/>
    </w:p>
    <w:p w14:paraId="74B92C18" w14:textId="0CA67534" w:rsidR="00021B9B" w:rsidRDefault="00021B9B">
      <w:pPr>
        <w:spacing w:after="2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3200"/>
        <w:gridCol w:w="2400"/>
      </w:tblGrid>
      <w:tr w:rsidR="00021B9B" w14:paraId="3A0C6C29" w14:textId="77777777">
        <w:trPr>
          <w:tblHeader/>
        </w:trPr>
        <w:tc>
          <w:tcPr>
            <w:tcW w:w="700" w:type="dxa"/>
            <w:shd w:val="clear" w:color="auto" w:fill="FF6600"/>
            <w:tcMar>
              <w:top w:w="80" w:type="dxa"/>
              <w:left w:w="100" w:type="dxa"/>
              <w:bottom w:w="80" w:type="dxa"/>
              <w:right w:w="100" w:type="dxa"/>
            </w:tcMar>
            <w:vAlign w:val="center"/>
          </w:tcPr>
          <w:p w14:paraId="7EDD9870" w14:textId="77777777" w:rsidR="00021B9B" w:rsidRPr="00CB7396" w:rsidRDefault="006761A0">
            <w:pPr>
              <w:jc w:val="center"/>
              <w:rPr>
                <w:sz w:val="24"/>
                <w:szCs w:val="24"/>
              </w:rPr>
            </w:pPr>
            <w:proofErr w:type="spellStart"/>
            <w:proofErr w:type="gramStart"/>
            <w:r w:rsidRPr="00CB7396">
              <w:rPr>
                <w:b/>
                <w:bCs/>
                <w:color w:val="FFFFFF"/>
                <w:sz w:val="24"/>
                <w:szCs w:val="24"/>
              </w:rPr>
              <w:t>S.No</w:t>
            </w:r>
            <w:proofErr w:type="spellEnd"/>
            <w:proofErr w:type="gramEnd"/>
          </w:p>
        </w:tc>
        <w:tc>
          <w:tcPr>
            <w:tcW w:w="3200" w:type="dxa"/>
            <w:shd w:val="clear" w:color="auto" w:fill="FF6600"/>
            <w:tcMar>
              <w:top w:w="80" w:type="dxa"/>
              <w:left w:w="100" w:type="dxa"/>
              <w:bottom w:w="80" w:type="dxa"/>
              <w:right w:w="100" w:type="dxa"/>
            </w:tcMar>
            <w:vAlign w:val="center"/>
          </w:tcPr>
          <w:p w14:paraId="162E0D7B" w14:textId="77777777" w:rsidR="00021B9B" w:rsidRPr="00CB7396" w:rsidRDefault="006761A0">
            <w:pPr>
              <w:jc w:val="center"/>
              <w:rPr>
                <w:sz w:val="24"/>
                <w:szCs w:val="24"/>
              </w:rPr>
            </w:pPr>
            <w:r w:rsidRPr="00CB7396">
              <w:rPr>
                <w:b/>
                <w:bCs/>
                <w:color w:val="FFFFFF"/>
                <w:sz w:val="24"/>
                <w:szCs w:val="24"/>
              </w:rPr>
              <w:t>Operation / Query</w:t>
            </w:r>
          </w:p>
        </w:tc>
        <w:tc>
          <w:tcPr>
            <w:tcW w:w="3200" w:type="dxa"/>
            <w:shd w:val="clear" w:color="auto" w:fill="FF6600"/>
            <w:tcMar>
              <w:top w:w="80" w:type="dxa"/>
              <w:left w:w="100" w:type="dxa"/>
              <w:bottom w:w="80" w:type="dxa"/>
              <w:right w:w="100" w:type="dxa"/>
            </w:tcMar>
            <w:vAlign w:val="center"/>
          </w:tcPr>
          <w:p w14:paraId="7FC7E6D8" w14:textId="77777777" w:rsidR="00021B9B" w:rsidRPr="00CB7396" w:rsidRDefault="006761A0">
            <w:pPr>
              <w:jc w:val="center"/>
              <w:rPr>
                <w:sz w:val="24"/>
                <w:szCs w:val="24"/>
              </w:rPr>
            </w:pPr>
            <w:r w:rsidRPr="00CB7396">
              <w:rPr>
                <w:b/>
                <w:bCs/>
                <w:color w:val="FFFFFF"/>
                <w:sz w:val="24"/>
                <w:szCs w:val="24"/>
              </w:rPr>
              <w:t>Purpose</w:t>
            </w:r>
          </w:p>
        </w:tc>
        <w:tc>
          <w:tcPr>
            <w:tcW w:w="2400" w:type="dxa"/>
            <w:shd w:val="clear" w:color="auto" w:fill="FF6600"/>
            <w:tcMar>
              <w:top w:w="80" w:type="dxa"/>
              <w:left w:w="100" w:type="dxa"/>
              <w:bottom w:w="80" w:type="dxa"/>
              <w:right w:w="100" w:type="dxa"/>
            </w:tcMar>
            <w:vAlign w:val="center"/>
          </w:tcPr>
          <w:p w14:paraId="32EFF165" w14:textId="77777777" w:rsidR="00021B9B" w:rsidRPr="00CB7396" w:rsidRDefault="006761A0">
            <w:pPr>
              <w:jc w:val="center"/>
              <w:rPr>
                <w:sz w:val="24"/>
                <w:szCs w:val="24"/>
              </w:rPr>
            </w:pPr>
            <w:r w:rsidRPr="00CB7396">
              <w:rPr>
                <w:b/>
                <w:bCs/>
                <w:color w:val="FFFFFF"/>
                <w:sz w:val="24"/>
                <w:szCs w:val="24"/>
              </w:rPr>
              <w:t>SQL Query / Screenshot Ref.</w:t>
            </w:r>
          </w:p>
        </w:tc>
      </w:tr>
      <w:tr w:rsidR="00021B9B" w14:paraId="75D0B4A8" w14:textId="77777777">
        <w:tc>
          <w:tcPr>
            <w:tcW w:w="700" w:type="dxa"/>
            <w:tcMar>
              <w:top w:w="80" w:type="dxa"/>
              <w:left w:w="100" w:type="dxa"/>
              <w:bottom w:w="80" w:type="dxa"/>
              <w:right w:w="100" w:type="dxa"/>
            </w:tcMar>
            <w:vAlign w:val="center"/>
          </w:tcPr>
          <w:p w14:paraId="099E2AC7" w14:textId="13B76CB6" w:rsidR="00021B9B" w:rsidRPr="00CB7396" w:rsidRDefault="006761A0">
            <w:pPr>
              <w:rPr>
                <w:sz w:val="24"/>
                <w:szCs w:val="24"/>
              </w:rPr>
            </w:pPr>
            <w:r w:rsidRPr="00CB7396">
              <w:rPr>
                <w:color w:val="000000"/>
                <w:sz w:val="24"/>
                <w:szCs w:val="24"/>
              </w:rPr>
              <w:t xml:space="preserve"> </w:t>
            </w:r>
            <w:r w:rsidR="00C70E1C" w:rsidRPr="00CB7396">
              <w:rPr>
                <w:color w:val="000000"/>
                <w:sz w:val="24"/>
                <w:szCs w:val="24"/>
              </w:rPr>
              <w:t>1</w:t>
            </w:r>
          </w:p>
        </w:tc>
        <w:tc>
          <w:tcPr>
            <w:tcW w:w="3200" w:type="dxa"/>
            <w:tcMar>
              <w:top w:w="80" w:type="dxa"/>
              <w:left w:w="100" w:type="dxa"/>
              <w:bottom w:w="80" w:type="dxa"/>
              <w:right w:w="100" w:type="dxa"/>
            </w:tcMar>
            <w:vAlign w:val="center"/>
          </w:tcPr>
          <w:p w14:paraId="13DBCB85" w14:textId="434E4AF7" w:rsidR="00021B9B" w:rsidRPr="00CB7396" w:rsidRDefault="006761A0">
            <w:pPr>
              <w:rPr>
                <w:sz w:val="24"/>
                <w:szCs w:val="24"/>
              </w:rPr>
            </w:pPr>
            <w:r w:rsidRPr="00CB7396">
              <w:rPr>
                <w:color w:val="000000"/>
                <w:sz w:val="24"/>
                <w:szCs w:val="24"/>
              </w:rPr>
              <w:t xml:space="preserve"> </w:t>
            </w:r>
            <w:r w:rsidR="00AA0034" w:rsidRPr="00CB7396">
              <w:rPr>
                <w:color w:val="000000"/>
                <w:sz w:val="24"/>
                <w:szCs w:val="24"/>
              </w:rPr>
              <w:t>DDL – CREATE TABLE</w:t>
            </w:r>
          </w:p>
        </w:tc>
        <w:tc>
          <w:tcPr>
            <w:tcW w:w="3200" w:type="dxa"/>
            <w:tcMar>
              <w:top w:w="80" w:type="dxa"/>
              <w:left w:w="100" w:type="dxa"/>
              <w:bottom w:w="80" w:type="dxa"/>
              <w:right w:w="100" w:type="dxa"/>
            </w:tcMar>
            <w:vAlign w:val="center"/>
          </w:tcPr>
          <w:p w14:paraId="721B5BC5" w14:textId="7D7ADD77" w:rsidR="00021B9B" w:rsidRPr="00CB7396" w:rsidRDefault="006761A0">
            <w:pPr>
              <w:rPr>
                <w:sz w:val="24"/>
                <w:szCs w:val="24"/>
              </w:rPr>
            </w:pPr>
            <w:r w:rsidRPr="00CB7396">
              <w:rPr>
                <w:color w:val="000000"/>
                <w:sz w:val="24"/>
                <w:szCs w:val="24"/>
              </w:rPr>
              <w:t xml:space="preserve"> </w:t>
            </w:r>
            <w:r w:rsidR="00C70E1C" w:rsidRPr="00CB7396">
              <w:rPr>
                <w:color w:val="000000"/>
                <w:sz w:val="24"/>
                <w:szCs w:val="24"/>
              </w:rPr>
              <w:t>Creates a new table and defines its structure.</w:t>
            </w:r>
          </w:p>
        </w:tc>
        <w:tc>
          <w:tcPr>
            <w:tcW w:w="2400" w:type="dxa"/>
            <w:tcMar>
              <w:top w:w="80" w:type="dxa"/>
              <w:left w:w="100" w:type="dxa"/>
              <w:bottom w:w="80" w:type="dxa"/>
              <w:right w:w="100" w:type="dxa"/>
            </w:tcMar>
            <w:vAlign w:val="center"/>
          </w:tcPr>
          <w:p w14:paraId="1E9C8616" w14:textId="528ACA8C" w:rsidR="00021B9B" w:rsidRPr="00CB7396" w:rsidRDefault="006761A0">
            <w:pPr>
              <w:rPr>
                <w:sz w:val="24"/>
                <w:szCs w:val="24"/>
              </w:rPr>
            </w:pPr>
            <w:r w:rsidRPr="00CB7396">
              <w:rPr>
                <w:color w:val="000000"/>
                <w:sz w:val="24"/>
                <w:szCs w:val="24"/>
              </w:rPr>
              <w:t xml:space="preserve"> </w:t>
            </w:r>
            <w:r w:rsidR="00C70E1C" w:rsidRPr="00CB7396">
              <w:rPr>
                <w:color w:val="000000"/>
                <w:sz w:val="24"/>
                <w:szCs w:val="24"/>
              </w:rPr>
              <w:t xml:space="preserve">CREATE TABLE </w:t>
            </w:r>
            <w:proofErr w:type="spellStart"/>
            <w:r w:rsidR="00C70E1C" w:rsidRPr="00CB7396">
              <w:rPr>
                <w:color w:val="000000"/>
                <w:sz w:val="24"/>
                <w:szCs w:val="24"/>
              </w:rPr>
              <w:t>Test_Table</w:t>
            </w:r>
            <w:proofErr w:type="spellEnd"/>
            <w:r w:rsidR="00C70E1C" w:rsidRPr="00CB7396">
              <w:rPr>
                <w:color w:val="000000"/>
                <w:sz w:val="24"/>
                <w:szCs w:val="24"/>
              </w:rPr>
              <w:t xml:space="preserve"> (</w:t>
            </w:r>
            <w:proofErr w:type="spellStart"/>
            <w:r w:rsidR="00C70E1C" w:rsidRPr="00CB7396">
              <w:rPr>
                <w:color w:val="000000"/>
                <w:sz w:val="24"/>
                <w:szCs w:val="24"/>
              </w:rPr>
              <w:t>Test_ID</w:t>
            </w:r>
            <w:proofErr w:type="spellEnd"/>
            <w:r w:rsidR="00C70E1C" w:rsidRPr="00CB7396">
              <w:rPr>
                <w:color w:val="000000"/>
                <w:sz w:val="24"/>
                <w:szCs w:val="24"/>
              </w:rPr>
              <w:t xml:space="preserve"> INT PRIMARY KEY, </w:t>
            </w:r>
            <w:proofErr w:type="spellStart"/>
            <w:r w:rsidR="00C70E1C" w:rsidRPr="00CB7396">
              <w:rPr>
                <w:color w:val="000000"/>
                <w:sz w:val="24"/>
                <w:szCs w:val="24"/>
              </w:rPr>
              <w:t>Test_Name</w:t>
            </w:r>
            <w:proofErr w:type="spellEnd"/>
            <w:r w:rsidR="00C70E1C" w:rsidRPr="00CB7396">
              <w:rPr>
                <w:color w:val="000000"/>
                <w:sz w:val="24"/>
                <w:szCs w:val="24"/>
              </w:rPr>
              <w:t xml:space="preserve"> </w:t>
            </w:r>
            <w:proofErr w:type="gramStart"/>
            <w:r w:rsidR="00C70E1C" w:rsidRPr="00CB7396">
              <w:rPr>
                <w:color w:val="000000"/>
                <w:sz w:val="24"/>
                <w:szCs w:val="24"/>
              </w:rPr>
              <w:t>VARCHAR(</w:t>
            </w:r>
            <w:proofErr w:type="gramEnd"/>
            <w:r w:rsidR="00C70E1C" w:rsidRPr="00CB7396">
              <w:rPr>
                <w:color w:val="000000"/>
                <w:sz w:val="24"/>
                <w:szCs w:val="24"/>
              </w:rPr>
              <w:t>50) NOT NULL);</w:t>
            </w:r>
          </w:p>
        </w:tc>
      </w:tr>
      <w:tr w:rsidR="00021B9B" w14:paraId="3B726486" w14:textId="77777777">
        <w:tc>
          <w:tcPr>
            <w:tcW w:w="700" w:type="dxa"/>
            <w:tcMar>
              <w:top w:w="80" w:type="dxa"/>
              <w:left w:w="100" w:type="dxa"/>
              <w:bottom w:w="80" w:type="dxa"/>
              <w:right w:w="100" w:type="dxa"/>
            </w:tcMar>
            <w:vAlign w:val="center"/>
          </w:tcPr>
          <w:p w14:paraId="62AF99D9" w14:textId="576DDF38" w:rsidR="00021B9B" w:rsidRPr="00CB7396" w:rsidRDefault="006761A0">
            <w:pPr>
              <w:rPr>
                <w:sz w:val="24"/>
                <w:szCs w:val="24"/>
              </w:rPr>
            </w:pPr>
            <w:r w:rsidRPr="00CB7396">
              <w:rPr>
                <w:color w:val="000000"/>
                <w:sz w:val="24"/>
                <w:szCs w:val="24"/>
              </w:rPr>
              <w:t xml:space="preserve"> </w:t>
            </w:r>
            <w:r w:rsidR="00C937C1" w:rsidRPr="00CB7396">
              <w:rPr>
                <w:color w:val="000000"/>
                <w:sz w:val="24"/>
                <w:szCs w:val="24"/>
              </w:rPr>
              <w:t>2</w:t>
            </w:r>
          </w:p>
        </w:tc>
        <w:tc>
          <w:tcPr>
            <w:tcW w:w="3200" w:type="dxa"/>
            <w:tcMar>
              <w:top w:w="80" w:type="dxa"/>
              <w:left w:w="100" w:type="dxa"/>
              <w:bottom w:w="80" w:type="dxa"/>
              <w:right w:w="100" w:type="dxa"/>
            </w:tcMar>
            <w:vAlign w:val="center"/>
          </w:tcPr>
          <w:p w14:paraId="05AE0DC0" w14:textId="7DBE21F7" w:rsidR="00021B9B" w:rsidRPr="00CB7396" w:rsidRDefault="006761A0">
            <w:pPr>
              <w:rPr>
                <w:sz w:val="24"/>
                <w:szCs w:val="24"/>
              </w:rPr>
            </w:pPr>
            <w:r w:rsidRPr="00CB7396">
              <w:rPr>
                <w:color w:val="000000"/>
                <w:sz w:val="24"/>
                <w:szCs w:val="24"/>
              </w:rPr>
              <w:t xml:space="preserve"> </w:t>
            </w:r>
            <w:r w:rsidR="00CF2951" w:rsidRPr="00CB7396">
              <w:rPr>
                <w:color w:val="000000"/>
                <w:sz w:val="24"/>
                <w:szCs w:val="24"/>
              </w:rPr>
              <w:t>DDL – ALTER TABLE</w:t>
            </w:r>
          </w:p>
        </w:tc>
        <w:tc>
          <w:tcPr>
            <w:tcW w:w="3200" w:type="dxa"/>
            <w:tcMar>
              <w:top w:w="80" w:type="dxa"/>
              <w:left w:w="100" w:type="dxa"/>
              <w:bottom w:w="80" w:type="dxa"/>
              <w:right w:w="100" w:type="dxa"/>
            </w:tcMar>
            <w:vAlign w:val="center"/>
          </w:tcPr>
          <w:p w14:paraId="01523228" w14:textId="4F168A58" w:rsidR="00021B9B" w:rsidRPr="00CB7396" w:rsidRDefault="006761A0">
            <w:pPr>
              <w:rPr>
                <w:sz w:val="24"/>
                <w:szCs w:val="24"/>
              </w:rPr>
            </w:pPr>
            <w:r w:rsidRPr="00CB7396">
              <w:rPr>
                <w:color w:val="000000"/>
                <w:sz w:val="24"/>
                <w:szCs w:val="24"/>
              </w:rPr>
              <w:t xml:space="preserve"> </w:t>
            </w:r>
            <w:r w:rsidR="00CF2951" w:rsidRPr="00CB7396">
              <w:rPr>
                <w:color w:val="000000"/>
                <w:sz w:val="24"/>
                <w:szCs w:val="24"/>
              </w:rPr>
              <w:t>Adds a new column to an existing table.</w:t>
            </w:r>
          </w:p>
        </w:tc>
        <w:tc>
          <w:tcPr>
            <w:tcW w:w="2400" w:type="dxa"/>
            <w:tcMar>
              <w:top w:w="80" w:type="dxa"/>
              <w:left w:w="100" w:type="dxa"/>
              <w:bottom w:w="80" w:type="dxa"/>
              <w:right w:w="100" w:type="dxa"/>
            </w:tcMar>
            <w:vAlign w:val="center"/>
          </w:tcPr>
          <w:p w14:paraId="495ACCDF" w14:textId="7817B95E" w:rsidR="00021B9B" w:rsidRPr="00CB7396" w:rsidRDefault="006761A0">
            <w:pPr>
              <w:rPr>
                <w:sz w:val="24"/>
                <w:szCs w:val="24"/>
              </w:rPr>
            </w:pPr>
            <w:r w:rsidRPr="00CB7396">
              <w:rPr>
                <w:color w:val="000000"/>
                <w:sz w:val="24"/>
                <w:szCs w:val="24"/>
              </w:rPr>
              <w:t xml:space="preserve"> </w:t>
            </w:r>
            <w:r w:rsidR="00211CF8" w:rsidRPr="00CB7396">
              <w:rPr>
                <w:color w:val="000000"/>
                <w:sz w:val="24"/>
                <w:szCs w:val="24"/>
              </w:rPr>
              <w:t xml:space="preserve">ALTER TABLE </w:t>
            </w:r>
            <w:proofErr w:type="spellStart"/>
            <w:r w:rsidR="00211CF8" w:rsidRPr="00CB7396">
              <w:rPr>
                <w:color w:val="000000"/>
                <w:sz w:val="24"/>
                <w:szCs w:val="24"/>
              </w:rPr>
              <w:t>Test_Table</w:t>
            </w:r>
            <w:proofErr w:type="spellEnd"/>
            <w:r w:rsidR="00211CF8" w:rsidRPr="00CB7396">
              <w:rPr>
                <w:color w:val="000000"/>
                <w:sz w:val="24"/>
                <w:szCs w:val="24"/>
              </w:rPr>
              <w:t xml:space="preserve"> ADD </w:t>
            </w:r>
            <w:proofErr w:type="spellStart"/>
            <w:r w:rsidR="00211CF8" w:rsidRPr="00CB7396">
              <w:rPr>
                <w:color w:val="000000"/>
                <w:sz w:val="24"/>
                <w:szCs w:val="24"/>
              </w:rPr>
              <w:t>Test_Date</w:t>
            </w:r>
            <w:proofErr w:type="spellEnd"/>
            <w:r w:rsidR="00211CF8" w:rsidRPr="00CB7396">
              <w:rPr>
                <w:color w:val="000000"/>
                <w:sz w:val="24"/>
                <w:szCs w:val="24"/>
              </w:rPr>
              <w:t xml:space="preserve"> DATE;</w:t>
            </w:r>
          </w:p>
        </w:tc>
      </w:tr>
      <w:tr w:rsidR="00021B9B" w:rsidRPr="00CB7396" w14:paraId="653F3CC5" w14:textId="77777777">
        <w:tc>
          <w:tcPr>
            <w:tcW w:w="700" w:type="dxa"/>
            <w:tcMar>
              <w:top w:w="80" w:type="dxa"/>
              <w:left w:w="100" w:type="dxa"/>
              <w:bottom w:w="80" w:type="dxa"/>
              <w:right w:w="100" w:type="dxa"/>
            </w:tcMar>
            <w:vAlign w:val="center"/>
          </w:tcPr>
          <w:p w14:paraId="2E8741FF" w14:textId="2D195377" w:rsidR="00021B9B" w:rsidRPr="00CB7396" w:rsidRDefault="006761A0">
            <w:pPr>
              <w:rPr>
                <w:sz w:val="24"/>
                <w:szCs w:val="24"/>
              </w:rPr>
            </w:pPr>
            <w:r w:rsidRPr="00CB7396">
              <w:rPr>
                <w:color w:val="000000"/>
                <w:sz w:val="24"/>
                <w:szCs w:val="24"/>
              </w:rPr>
              <w:lastRenderedPageBreak/>
              <w:t xml:space="preserve"> </w:t>
            </w:r>
            <w:r w:rsidR="00C937C1" w:rsidRPr="00CB7396">
              <w:rPr>
                <w:color w:val="000000"/>
                <w:sz w:val="24"/>
                <w:szCs w:val="24"/>
              </w:rPr>
              <w:t>3</w:t>
            </w:r>
          </w:p>
        </w:tc>
        <w:tc>
          <w:tcPr>
            <w:tcW w:w="3200" w:type="dxa"/>
            <w:tcMar>
              <w:top w:w="80" w:type="dxa"/>
              <w:left w:w="100" w:type="dxa"/>
              <w:bottom w:w="80" w:type="dxa"/>
              <w:right w:w="100" w:type="dxa"/>
            </w:tcMar>
            <w:vAlign w:val="center"/>
          </w:tcPr>
          <w:p w14:paraId="15FB9AE5" w14:textId="24AB1022" w:rsidR="00021B9B" w:rsidRPr="00CB7396" w:rsidRDefault="006761A0">
            <w:pPr>
              <w:rPr>
                <w:sz w:val="24"/>
                <w:szCs w:val="24"/>
              </w:rPr>
            </w:pPr>
            <w:r w:rsidRPr="00CB7396">
              <w:rPr>
                <w:color w:val="000000"/>
                <w:sz w:val="24"/>
                <w:szCs w:val="24"/>
              </w:rPr>
              <w:t xml:space="preserve"> </w:t>
            </w:r>
            <w:r w:rsidR="00D1306F" w:rsidRPr="00CB7396">
              <w:rPr>
                <w:color w:val="000000"/>
                <w:sz w:val="24"/>
                <w:szCs w:val="24"/>
              </w:rPr>
              <w:t>DDL – DROP TABLE</w:t>
            </w:r>
          </w:p>
        </w:tc>
        <w:tc>
          <w:tcPr>
            <w:tcW w:w="3200" w:type="dxa"/>
            <w:tcMar>
              <w:top w:w="80" w:type="dxa"/>
              <w:left w:w="100" w:type="dxa"/>
              <w:bottom w:w="80" w:type="dxa"/>
              <w:right w:w="100" w:type="dxa"/>
            </w:tcMar>
            <w:vAlign w:val="center"/>
          </w:tcPr>
          <w:p w14:paraId="70721310" w14:textId="3116AF16" w:rsidR="00021B9B" w:rsidRPr="00CB7396" w:rsidRDefault="006761A0">
            <w:pPr>
              <w:rPr>
                <w:sz w:val="24"/>
                <w:szCs w:val="24"/>
              </w:rPr>
            </w:pPr>
            <w:r w:rsidRPr="00CB7396">
              <w:rPr>
                <w:color w:val="000000"/>
                <w:sz w:val="24"/>
                <w:szCs w:val="24"/>
              </w:rPr>
              <w:t xml:space="preserve"> </w:t>
            </w:r>
            <w:r w:rsidR="00D1306F" w:rsidRPr="00CB7396">
              <w:rPr>
                <w:color w:val="000000"/>
                <w:sz w:val="24"/>
                <w:szCs w:val="24"/>
              </w:rPr>
              <w:t>Removes a temporary table from the database.</w:t>
            </w:r>
          </w:p>
        </w:tc>
        <w:tc>
          <w:tcPr>
            <w:tcW w:w="2400" w:type="dxa"/>
            <w:tcMar>
              <w:top w:w="80" w:type="dxa"/>
              <w:left w:w="100" w:type="dxa"/>
              <w:bottom w:w="80" w:type="dxa"/>
              <w:right w:w="100" w:type="dxa"/>
            </w:tcMar>
            <w:vAlign w:val="center"/>
          </w:tcPr>
          <w:p w14:paraId="63523EC7" w14:textId="2E33F1EB" w:rsidR="00021B9B" w:rsidRPr="00CB7396" w:rsidRDefault="006761A0">
            <w:pPr>
              <w:rPr>
                <w:sz w:val="24"/>
                <w:szCs w:val="24"/>
              </w:rPr>
            </w:pPr>
            <w:r w:rsidRPr="00CB7396">
              <w:rPr>
                <w:color w:val="000000"/>
                <w:sz w:val="24"/>
                <w:szCs w:val="24"/>
              </w:rPr>
              <w:t xml:space="preserve"> </w:t>
            </w:r>
            <w:r w:rsidR="00D1306F" w:rsidRPr="00CB7396">
              <w:rPr>
                <w:color w:val="000000"/>
                <w:sz w:val="24"/>
                <w:szCs w:val="24"/>
              </w:rPr>
              <w:t>DROP TABLE Test_Table;</w:t>
            </w:r>
          </w:p>
        </w:tc>
      </w:tr>
      <w:tr w:rsidR="00021B9B" w:rsidRPr="00CB7396" w14:paraId="5F837345" w14:textId="77777777">
        <w:tc>
          <w:tcPr>
            <w:tcW w:w="700" w:type="dxa"/>
            <w:tcMar>
              <w:top w:w="80" w:type="dxa"/>
              <w:left w:w="100" w:type="dxa"/>
              <w:bottom w:w="80" w:type="dxa"/>
              <w:right w:w="100" w:type="dxa"/>
            </w:tcMar>
            <w:vAlign w:val="center"/>
          </w:tcPr>
          <w:p w14:paraId="460B41A9" w14:textId="3FA3DA31" w:rsidR="00021B9B" w:rsidRPr="00CB7396" w:rsidRDefault="006761A0">
            <w:pPr>
              <w:rPr>
                <w:sz w:val="24"/>
                <w:szCs w:val="24"/>
              </w:rPr>
            </w:pPr>
            <w:r w:rsidRPr="00CB7396">
              <w:rPr>
                <w:color w:val="000000"/>
                <w:sz w:val="24"/>
                <w:szCs w:val="24"/>
              </w:rPr>
              <w:t xml:space="preserve"> </w:t>
            </w:r>
            <w:r w:rsidR="00C937C1" w:rsidRPr="00CB7396">
              <w:rPr>
                <w:color w:val="000000"/>
                <w:sz w:val="24"/>
                <w:szCs w:val="24"/>
              </w:rPr>
              <w:t>4</w:t>
            </w:r>
          </w:p>
        </w:tc>
        <w:tc>
          <w:tcPr>
            <w:tcW w:w="3200" w:type="dxa"/>
            <w:tcMar>
              <w:top w:w="80" w:type="dxa"/>
              <w:left w:w="100" w:type="dxa"/>
              <w:bottom w:w="80" w:type="dxa"/>
              <w:right w:w="100" w:type="dxa"/>
            </w:tcMar>
            <w:vAlign w:val="center"/>
          </w:tcPr>
          <w:p w14:paraId="38E2C00B" w14:textId="0F1555BA" w:rsidR="00021B9B" w:rsidRPr="00CB7396" w:rsidRDefault="006761A0">
            <w:pPr>
              <w:rPr>
                <w:sz w:val="24"/>
                <w:szCs w:val="24"/>
              </w:rPr>
            </w:pPr>
            <w:r w:rsidRPr="00CB7396">
              <w:rPr>
                <w:color w:val="000000"/>
                <w:sz w:val="24"/>
                <w:szCs w:val="24"/>
              </w:rPr>
              <w:t xml:space="preserve"> </w:t>
            </w:r>
            <w:r w:rsidR="00551E5D" w:rsidRPr="00CB7396">
              <w:rPr>
                <w:color w:val="000000"/>
                <w:sz w:val="24"/>
                <w:szCs w:val="24"/>
              </w:rPr>
              <w:t>DML – INSERT</w:t>
            </w:r>
          </w:p>
        </w:tc>
        <w:tc>
          <w:tcPr>
            <w:tcW w:w="3200" w:type="dxa"/>
            <w:tcMar>
              <w:top w:w="80" w:type="dxa"/>
              <w:left w:w="100" w:type="dxa"/>
              <w:bottom w:w="80" w:type="dxa"/>
              <w:right w:w="100" w:type="dxa"/>
            </w:tcMar>
            <w:vAlign w:val="center"/>
          </w:tcPr>
          <w:p w14:paraId="6DEE430E" w14:textId="1D502FB2" w:rsidR="00021B9B" w:rsidRPr="00CB7396" w:rsidRDefault="006761A0">
            <w:pPr>
              <w:rPr>
                <w:sz w:val="24"/>
                <w:szCs w:val="24"/>
              </w:rPr>
            </w:pPr>
            <w:r w:rsidRPr="00CB7396">
              <w:rPr>
                <w:color w:val="000000"/>
                <w:sz w:val="24"/>
                <w:szCs w:val="24"/>
              </w:rPr>
              <w:t xml:space="preserve"> </w:t>
            </w:r>
            <w:r w:rsidR="00551E5D" w:rsidRPr="00CB7396">
              <w:rPr>
                <w:color w:val="000000"/>
                <w:sz w:val="24"/>
                <w:szCs w:val="24"/>
              </w:rPr>
              <w:t>Adds a new department record.</w:t>
            </w:r>
          </w:p>
        </w:tc>
        <w:tc>
          <w:tcPr>
            <w:tcW w:w="2400" w:type="dxa"/>
            <w:tcMar>
              <w:top w:w="80" w:type="dxa"/>
              <w:left w:w="100" w:type="dxa"/>
              <w:bottom w:w="80" w:type="dxa"/>
              <w:right w:w="100" w:type="dxa"/>
            </w:tcMar>
            <w:vAlign w:val="center"/>
          </w:tcPr>
          <w:p w14:paraId="688F60DA" w14:textId="0F493A1C" w:rsidR="00021B9B" w:rsidRPr="00CB7396" w:rsidRDefault="006761A0">
            <w:pPr>
              <w:rPr>
                <w:sz w:val="24"/>
                <w:szCs w:val="24"/>
              </w:rPr>
            </w:pPr>
            <w:r w:rsidRPr="00CB7396">
              <w:rPr>
                <w:color w:val="000000"/>
                <w:sz w:val="24"/>
                <w:szCs w:val="24"/>
              </w:rPr>
              <w:t xml:space="preserve"> </w:t>
            </w:r>
            <w:r w:rsidR="00551E5D" w:rsidRPr="00CB7396">
              <w:rPr>
                <w:color w:val="000000"/>
                <w:sz w:val="24"/>
                <w:szCs w:val="24"/>
              </w:rPr>
              <w:t>INSERT INTO Department VALUES (104, 'Mechanical', 'Dr. Kumar', 'Block D');</w:t>
            </w:r>
          </w:p>
        </w:tc>
      </w:tr>
      <w:tr w:rsidR="00021B9B" w:rsidRPr="00CB7396" w14:paraId="7936C2A2" w14:textId="77777777">
        <w:tc>
          <w:tcPr>
            <w:tcW w:w="700" w:type="dxa"/>
            <w:tcMar>
              <w:top w:w="80" w:type="dxa"/>
              <w:left w:w="100" w:type="dxa"/>
              <w:bottom w:w="80" w:type="dxa"/>
              <w:right w:w="100" w:type="dxa"/>
            </w:tcMar>
            <w:vAlign w:val="center"/>
          </w:tcPr>
          <w:p w14:paraId="50EA035E" w14:textId="0BF65B1A" w:rsidR="00021B9B" w:rsidRPr="00CB7396" w:rsidRDefault="006761A0">
            <w:pPr>
              <w:rPr>
                <w:sz w:val="24"/>
                <w:szCs w:val="24"/>
              </w:rPr>
            </w:pPr>
            <w:r w:rsidRPr="00CB7396">
              <w:rPr>
                <w:color w:val="000000"/>
                <w:sz w:val="24"/>
                <w:szCs w:val="24"/>
              </w:rPr>
              <w:t xml:space="preserve"> </w:t>
            </w:r>
            <w:r w:rsidR="00C937C1" w:rsidRPr="00CB7396">
              <w:rPr>
                <w:color w:val="000000"/>
                <w:sz w:val="24"/>
                <w:szCs w:val="24"/>
              </w:rPr>
              <w:t>5</w:t>
            </w:r>
          </w:p>
        </w:tc>
        <w:tc>
          <w:tcPr>
            <w:tcW w:w="3200" w:type="dxa"/>
            <w:tcMar>
              <w:top w:w="80" w:type="dxa"/>
              <w:left w:w="100" w:type="dxa"/>
              <w:bottom w:w="80" w:type="dxa"/>
              <w:right w:w="100" w:type="dxa"/>
            </w:tcMar>
            <w:vAlign w:val="center"/>
          </w:tcPr>
          <w:p w14:paraId="3C901D2B" w14:textId="4561584B" w:rsidR="00021B9B" w:rsidRPr="00CB7396" w:rsidRDefault="006761A0">
            <w:pPr>
              <w:rPr>
                <w:sz w:val="24"/>
                <w:szCs w:val="24"/>
              </w:rPr>
            </w:pPr>
            <w:r w:rsidRPr="00CB7396">
              <w:rPr>
                <w:color w:val="000000"/>
                <w:sz w:val="24"/>
                <w:szCs w:val="24"/>
              </w:rPr>
              <w:t xml:space="preserve"> </w:t>
            </w:r>
            <w:r w:rsidR="00C937C1" w:rsidRPr="00CB7396">
              <w:rPr>
                <w:color w:val="000000"/>
                <w:sz w:val="24"/>
                <w:szCs w:val="24"/>
              </w:rPr>
              <w:t>DML – UPDATE</w:t>
            </w:r>
          </w:p>
        </w:tc>
        <w:tc>
          <w:tcPr>
            <w:tcW w:w="3200" w:type="dxa"/>
            <w:tcMar>
              <w:top w:w="80" w:type="dxa"/>
              <w:left w:w="100" w:type="dxa"/>
              <w:bottom w:w="80" w:type="dxa"/>
              <w:right w:w="100" w:type="dxa"/>
            </w:tcMar>
            <w:vAlign w:val="center"/>
          </w:tcPr>
          <w:p w14:paraId="7FBBC34C" w14:textId="4003B98F" w:rsidR="00021B9B" w:rsidRPr="00CB7396" w:rsidRDefault="006761A0">
            <w:pPr>
              <w:rPr>
                <w:sz w:val="24"/>
                <w:szCs w:val="24"/>
              </w:rPr>
            </w:pPr>
            <w:r w:rsidRPr="00CB7396">
              <w:rPr>
                <w:color w:val="000000"/>
                <w:sz w:val="24"/>
                <w:szCs w:val="24"/>
              </w:rPr>
              <w:t xml:space="preserve"> </w:t>
            </w:r>
            <w:r w:rsidR="00C937C1" w:rsidRPr="00CB7396">
              <w:rPr>
                <w:color w:val="000000"/>
                <w:sz w:val="24"/>
                <w:szCs w:val="24"/>
              </w:rPr>
              <w:t>Updates the HOD name of a department.</w:t>
            </w:r>
          </w:p>
        </w:tc>
        <w:tc>
          <w:tcPr>
            <w:tcW w:w="2400" w:type="dxa"/>
            <w:tcMar>
              <w:top w:w="80" w:type="dxa"/>
              <w:left w:w="100" w:type="dxa"/>
              <w:bottom w:w="80" w:type="dxa"/>
              <w:right w:w="100" w:type="dxa"/>
            </w:tcMar>
            <w:vAlign w:val="center"/>
          </w:tcPr>
          <w:p w14:paraId="61404227" w14:textId="704EF500" w:rsidR="00021B9B" w:rsidRPr="00CB7396" w:rsidRDefault="00C937C1">
            <w:pPr>
              <w:rPr>
                <w:sz w:val="24"/>
                <w:szCs w:val="24"/>
              </w:rPr>
            </w:pPr>
            <w:r w:rsidRPr="00CB7396">
              <w:rPr>
                <w:color w:val="000000"/>
                <w:sz w:val="24"/>
                <w:szCs w:val="24"/>
              </w:rPr>
              <w:t xml:space="preserve">UPDATE Department SET </w:t>
            </w:r>
            <w:proofErr w:type="spellStart"/>
            <w:r w:rsidRPr="00CB7396">
              <w:rPr>
                <w:color w:val="000000"/>
                <w:sz w:val="24"/>
                <w:szCs w:val="24"/>
              </w:rPr>
              <w:t>HOD_Name</w:t>
            </w:r>
            <w:proofErr w:type="spellEnd"/>
            <w:r w:rsidRPr="00CB7396">
              <w:rPr>
                <w:color w:val="000000"/>
                <w:sz w:val="24"/>
                <w:szCs w:val="24"/>
              </w:rPr>
              <w:t xml:space="preserve"> = 'Dr. Anil Kumar' WHERE </w:t>
            </w:r>
            <w:proofErr w:type="spellStart"/>
            <w:r w:rsidRPr="00CB7396">
              <w:rPr>
                <w:color w:val="000000"/>
                <w:sz w:val="24"/>
                <w:szCs w:val="24"/>
              </w:rPr>
              <w:t>Department_ID</w:t>
            </w:r>
            <w:proofErr w:type="spellEnd"/>
            <w:r w:rsidRPr="00CB7396">
              <w:rPr>
                <w:color w:val="000000"/>
                <w:sz w:val="24"/>
                <w:szCs w:val="24"/>
              </w:rPr>
              <w:t xml:space="preserve"> = 104; </w:t>
            </w:r>
          </w:p>
        </w:tc>
      </w:tr>
      <w:tr w:rsidR="00021B9B" w:rsidRPr="00CB7396" w14:paraId="0F49989B" w14:textId="77777777">
        <w:tc>
          <w:tcPr>
            <w:tcW w:w="700" w:type="dxa"/>
            <w:tcMar>
              <w:top w:w="80" w:type="dxa"/>
              <w:left w:w="100" w:type="dxa"/>
              <w:bottom w:w="80" w:type="dxa"/>
              <w:right w:w="100" w:type="dxa"/>
            </w:tcMar>
            <w:vAlign w:val="center"/>
          </w:tcPr>
          <w:p w14:paraId="44D5B358" w14:textId="62B4E7F3" w:rsidR="00021B9B" w:rsidRPr="00CB7396" w:rsidRDefault="006761A0">
            <w:pPr>
              <w:rPr>
                <w:sz w:val="24"/>
                <w:szCs w:val="24"/>
              </w:rPr>
            </w:pPr>
            <w:r w:rsidRPr="00CB7396">
              <w:rPr>
                <w:color w:val="000000"/>
                <w:sz w:val="24"/>
                <w:szCs w:val="24"/>
              </w:rPr>
              <w:t xml:space="preserve"> </w:t>
            </w:r>
            <w:r w:rsidR="00F04E3B" w:rsidRPr="00CB7396">
              <w:rPr>
                <w:color w:val="000000"/>
                <w:sz w:val="24"/>
                <w:szCs w:val="24"/>
              </w:rPr>
              <w:t>6</w:t>
            </w:r>
          </w:p>
        </w:tc>
        <w:tc>
          <w:tcPr>
            <w:tcW w:w="3200" w:type="dxa"/>
            <w:tcMar>
              <w:top w:w="80" w:type="dxa"/>
              <w:left w:w="100" w:type="dxa"/>
              <w:bottom w:w="80" w:type="dxa"/>
              <w:right w:w="100" w:type="dxa"/>
            </w:tcMar>
            <w:vAlign w:val="center"/>
          </w:tcPr>
          <w:p w14:paraId="554DFF6C" w14:textId="1F548674" w:rsidR="00021B9B" w:rsidRPr="00CB7396" w:rsidRDefault="006761A0">
            <w:pPr>
              <w:rPr>
                <w:sz w:val="24"/>
                <w:szCs w:val="24"/>
              </w:rPr>
            </w:pPr>
            <w:r w:rsidRPr="00CB7396">
              <w:rPr>
                <w:color w:val="000000"/>
                <w:sz w:val="24"/>
                <w:szCs w:val="24"/>
              </w:rPr>
              <w:t xml:space="preserve"> </w:t>
            </w:r>
            <w:r w:rsidR="00534707" w:rsidRPr="00CB7396">
              <w:rPr>
                <w:color w:val="000000"/>
                <w:sz w:val="24"/>
                <w:szCs w:val="24"/>
              </w:rPr>
              <w:t>DML – DELETE</w:t>
            </w:r>
          </w:p>
        </w:tc>
        <w:tc>
          <w:tcPr>
            <w:tcW w:w="3200" w:type="dxa"/>
            <w:tcMar>
              <w:top w:w="80" w:type="dxa"/>
              <w:left w:w="100" w:type="dxa"/>
              <w:bottom w:w="80" w:type="dxa"/>
              <w:right w:w="100" w:type="dxa"/>
            </w:tcMar>
            <w:vAlign w:val="center"/>
          </w:tcPr>
          <w:p w14:paraId="2C4CC4E0" w14:textId="429B30F2" w:rsidR="00021B9B" w:rsidRPr="00CB7396" w:rsidRDefault="006761A0">
            <w:pPr>
              <w:rPr>
                <w:sz w:val="24"/>
                <w:szCs w:val="24"/>
              </w:rPr>
            </w:pPr>
            <w:r w:rsidRPr="00CB7396">
              <w:rPr>
                <w:color w:val="000000"/>
                <w:sz w:val="24"/>
                <w:szCs w:val="24"/>
              </w:rPr>
              <w:t xml:space="preserve"> </w:t>
            </w:r>
            <w:r w:rsidR="00132F3C" w:rsidRPr="00CB7396">
              <w:rPr>
                <w:color w:val="000000"/>
                <w:sz w:val="24"/>
                <w:szCs w:val="24"/>
              </w:rPr>
              <w:t>Deletes a department record.</w:t>
            </w:r>
          </w:p>
        </w:tc>
        <w:tc>
          <w:tcPr>
            <w:tcW w:w="2400" w:type="dxa"/>
            <w:tcMar>
              <w:top w:w="80" w:type="dxa"/>
              <w:left w:w="100" w:type="dxa"/>
              <w:bottom w:w="80" w:type="dxa"/>
              <w:right w:w="100" w:type="dxa"/>
            </w:tcMar>
            <w:vAlign w:val="center"/>
          </w:tcPr>
          <w:p w14:paraId="18299BC5" w14:textId="611DB6CE" w:rsidR="00021B9B" w:rsidRPr="00CB7396" w:rsidRDefault="006761A0">
            <w:pPr>
              <w:rPr>
                <w:sz w:val="24"/>
                <w:szCs w:val="24"/>
              </w:rPr>
            </w:pPr>
            <w:r w:rsidRPr="00CB7396">
              <w:rPr>
                <w:color w:val="000000"/>
                <w:sz w:val="24"/>
                <w:szCs w:val="24"/>
              </w:rPr>
              <w:t xml:space="preserve"> </w:t>
            </w:r>
            <w:r w:rsidR="00132F3C" w:rsidRPr="00CB7396">
              <w:rPr>
                <w:color w:val="000000"/>
                <w:sz w:val="24"/>
                <w:szCs w:val="24"/>
              </w:rPr>
              <w:t xml:space="preserve">DELETE FROM Department WHERE </w:t>
            </w:r>
            <w:proofErr w:type="spellStart"/>
            <w:r w:rsidR="00132F3C" w:rsidRPr="00CB7396">
              <w:rPr>
                <w:color w:val="000000"/>
                <w:sz w:val="24"/>
                <w:szCs w:val="24"/>
              </w:rPr>
              <w:t>Department_ID</w:t>
            </w:r>
            <w:proofErr w:type="spellEnd"/>
            <w:r w:rsidR="00132F3C" w:rsidRPr="00CB7396">
              <w:rPr>
                <w:color w:val="000000"/>
                <w:sz w:val="24"/>
                <w:szCs w:val="24"/>
              </w:rPr>
              <w:t xml:space="preserve"> = 104;</w:t>
            </w:r>
          </w:p>
        </w:tc>
      </w:tr>
      <w:tr w:rsidR="00021B9B" w:rsidRPr="00CB7396" w14:paraId="4718BD83" w14:textId="77777777">
        <w:tc>
          <w:tcPr>
            <w:tcW w:w="700" w:type="dxa"/>
            <w:tcMar>
              <w:top w:w="80" w:type="dxa"/>
              <w:left w:w="100" w:type="dxa"/>
              <w:bottom w:w="80" w:type="dxa"/>
              <w:right w:w="100" w:type="dxa"/>
            </w:tcMar>
            <w:vAlign w:val="center"/>
          </w:tcPr>
          <w:p w14:paraId="15702317" w14:textId="513344B2" w:rsidR="00021B9B" w:rsidRPr="00CB7396" w:rsidRDefault="006761A0">
            <w:pPr>
              <w:rPr>
                <w:sz w:val="24"/>
                <w:szCs w:val="24"/>
              </w:rPr>
            </w:pPr>
            <w:r w:rsidRPr="00CB7396">
              <w:rPr>
                <w:color w:val="000000"/>
                <w:sz w:val="24"/>
                <w:szCs w:val="24"/>
              </w:rPr>
              <w:t xml:space="preserve"> </w:t>
            </w:r>
            <w:r w:rsidR="00F04E3B" w:rsidRPr="00CB7396">
              <w:rPr>
                <w:color w:val="000000"/>
                <w:sz w:val="24"/>
                <w:szCs w:val="24"/>
              </w:rPr>
              <w:t>7</w:t>
            </w:r>
          </w:p>
        </w:tc>
        <w:tc>
          <w:tcPr>
            <w:tcW w:w="3200" w:type="dxa"/>
            <w:tcMar>
              <w:top w:w="80" w:type="dxa"/>
              <w:left w:w="100" w:type="dxa"/>
              <w:bottom w:w="80" w:type="dxa"/>
              <w:right w:w="100" w:type="dxa"/>
            </w:tcMar>
            <w:vAlign w:val="center"/>
          </w:tcPr>
          <w:p w14:paraId="09FEE65A" w14:textId="4408D962" w:rsidR="00021B9B" w:rsidRPr="00CB7396" w:rsidRDefault="006761A0">
            <w:pPr>
              <w:rPr>
                <w:sz w:val="24"/>
                <w:szCs w:val="24"/>
              </w:rPr>
            </w:pPr>
            <w:r w:rsidRPr="00CB7396">
              <w:rPr>
                <w:color w:val="000000"/>
                <w:sz w:val="24"/>
                <w:szCs w:val="24"/>
              </w:rPr>
              <w:t xml:space="preserve"> </w:t>
            </w:r>
            <w:r w:rsidR="00132F3C" w:rsidRPr="00CB7396">
              <w:rPr>
                <w:color w:val="000000"/>
                <w:sz w:val="24"/>
                <w:szCs w:val="24"/>
              </w:rPr>
              <w:t>DQL – SELECT</w:t>
            </w:r>
          </w:p>
        </w:tc>
        <w:tc>
          <w:tcPr>
            <w:tcW w:w="3200" w:type="dxa"/>
            <w:tcMar>
              <w:top w:w="80" w:type="dxa"/>
              <w:left w:w="100" w:type="dxa"/>
              <w:bottom w:w="80" w:type="dxa"/>
              <w:right w:w="100" w:type="dxa"/>
            </w:tcMar>
            <w:vAlign w:val="center"/>
          </w:tcPr>
          <w:p w14:paraId="12D7B8A1" w14:textId="64B22FD9" w:rsidR="00021B9B" w:rsidRPr="00CB7396" w:rsidRDefault="006761A0">
            <w:pPr>
              <w:rPr>
                <w:sz w:val="24"/>
                <w:szCs w:val="24"/>
              </w:rPr>
            </w:pPr>
            <w:r w:rsidRPr="00CB7396">
              <w:rPr>
                <w:color w:val="000000"/>
                <w:sz w:val="24"/>
                <w:szCs w:val="24"/>
              </w:rPr>
              <w:t xml:space="preserve"> </w:t>
            </w:r>
            <w:r w:rsidR="00961C98" w:rsidRPr="00CB7396">
              <w:rPr>
                <w:color w:val="000000"/>
                <w:sz w:val="24"/>
                <w:szCs w:val="24"/>
              </w:rPr>
              <w:t>Displays all student records.</w:t>
            </w:r>
          </w:p>
        </w:tc>
        <w:tc>
          <w:tcPr>
            <w:tcW w:w="2400" w:type="dxa"/>
            <w:tcMar>
              <w:top w:w="80" w:type="dxa"/>
              <w:left w:w="100" w:type="dxa"/>
              <w:bottom w:w="80" w:type="dxa"/>
              <w:right w:w="100" w:type="dxa"/>
            </w:tcMar>
            <w:vAlign w:val="center"/>
          </w:tcPr>
          <w:p w14:paraId="78D2B939" w14:textId="4E6BDB1C" w:rsidR="00021B9B" w:rsidRPr="00CB7396" w:rsidRDefault="006761A0">
            <w:pPr>
              <w:rPr>
                <w:sz w:val="24"/>
                <w:szCs w:val="24"/>
              </w:rPr>
            </w:pPr>
            <w:r w:rsidRPr="00CB7396">
              <w:rPr>
                <w:color w:val="000000"/>
                <w:sz w:val="24"/>
                <w:szCs w:val="24"/>
              </w:rPr>
              <w:t xml:space="preserve"> </w:t>
            </w:r>
            <w:r w:rsidR="00961C98" w:rsidRPr="00CB7396">
              <w:rPr>
                <w:color w:val="000000"/>
                <w:sz w:val="24"/>
                <w:szCs w:val="24"/>
              </w:rPr>
              <w:t>SELECT * FROM Student;</w:t>
            </w:r>
          </w:p>
        </w:tc>
      </w:tr>
      <w:tr w:rsidR="00021B9B" w:rsidRPr="00CB7396" w14:paraId="6F6B3612" w14:textId="77777777">
        <w:tc>
          <w:tcPr>
            <w:tcW w:w="700" w:type="dxa"/>
            <w:tcMar>
              <w:top w:w="80" w:type="dxa"/>
              <w:left w:w="100" w:type="dxa"/>
              <w:bottom w:w="80" w:type="dxa"/>
              <w:right w:w="100" w:type="dxa"/>
            </w:tcMar>
            <w:vAlign w:val="center"/>
          </w:tcPr>
          <w:p w14:paraId="1B2B2388" w14:textId="36DF3E53" w:rsidR="00021B9B" w:rsidRPr="00CB7396" w:rsidRDefault="006761A0">
            <w:pPr>
              <w:rPr>
                <w:sz w:val="24"/>
                <w:szCs w:val="24"/>
              </w:rPr>
            </w:pPr>
            <w:r w:rsidRPr="00CB7396">
              <w:rPr>
                <w:color w:val="000000"/>
                <w:sz w:val="24"/>
                <w:szCs w:val="24"/>
              </w:rPr>
              <w:t xml:space="preserve"> </w:t>
            </w:r>
            <w:r w:rsidR="00F04E3B" w:rsidRPr="00CB7396">
              <w:rPr>
                <w:color w:val="000000"/>
                <w:sz w:val="24"/>
                <w:szCs w:val="24"/>
              </w:rPr>
              <w:t>8</w:t>
            </w:r>
          </w:p>
        </w:tc>
        <w:tc>
          <w:tcPr>
            <w:tcW w:w="3200" w:type="dxa"/>
            <w:tcMar>
              <w:top w:w="80" w:type="dxa"/>
              <w:left w:w="100" w:type="dxa"/>
              <w:bottom w:w="80" w:type="dxa"/>
              <w:right w:w="100" w:type="dxa"/>
            </w:tcMar>
            <w:vAlign w:val="center"/>
          </w:tcPr>
          <w:p w14:paraId="60FEE32F" w14:textId="22B6C531" w:rsidR="00021B9B" w:rsidRPr="00CB7396" w:rsidRDefault="006761A0">
            <w:pPr>
              <w:rPr>
                <w:sz w:val="24"/>
                <w:szCs w:val="24"/>
              </w:rPr>
            </w:pPr>
            <w:r w:rsidRPr="00CB7396">
              <w:rPr>
                <w:color w:val="000000"/>
                <w:sz w:val="24"/>
                <w:szCs w:val="24"/>
              </w:rPr>
              <w:t xml:space="preserve"> </w:t>
            </w:r>
            <w:r w:rsidR="00961C98" w:rsidRPr="00CB7396">
              <w:rPr>
                <w:color w:val="000000"/>
                <w:sz w:val="24"/>
                <w:szCs w:val="24"/>
              </w:rPr>
              <w:t>DQL – SELECT specific column</w:t>
            </w:r>
          </w:p>
        </w:tc>
        <w:tc>
          <w:tcPr>
            <w:tcW w:w="3200" w:type="dxa"/>
            <w:tcMar>
              <w:top w:w="80" w:type="dxa"/>
              <w:left w:w="100" w:type="dxa"/>
              <w:bottom w:w="80" w:type="dxa"/>
              <w:right w:w="100" w:type="dxa"/>
            </w:tcMar>
            <w:vAlign w:val="center"/>
          </w:tcPr>
          <w:p w14:paraId="2D5E668E" w14:textId="24C0E6AA" w:rsidR="00021B9B" w:rsidRPr="00CB7396" w:rsidRDefault="006761A0">
            <w:pPr>
              <w:rPr>
                <w:sz w:val="24"/>
                <w:szCs w:val="24"/>
              </w:rPr>
            </w:pPr>
            <w:r w:rsidRPr="00CB7396">
              <w:rPr>
                <w:color w:val="000000"/>
                <w:sz w:val="24"/>
                <w:szCs w:val="24"/>
              </w:rPr>
              <w:t xml:space="preserve"> </w:t>
            </w:r>
            <w:r w:rsidR="00720949" w:rsidRPr="00CB7396">
              <w:rPr>
                <w:color w:val="000000"/>
                <w:sz w:val="24"/>
                <w:szCs w:val="24"/>
              </w:rPr>
              <w:t>Displays subject names.</w:t>
            </w:r>
          </w:p>
        </w:tc>
        <w:tc>
          <w:tcPr>
            <w:tcW w:w="2400" w:type="dxa"/>
            <w:tcMar>
              <w:top w:w="80" w:type="dxa"/>
              <w:left w:w="100" w:type="dxa"/>
              <w:bottom w:w="80" w:type="dxa"/>
              <w:right w:w="100" w:type="dxa"/>
            </w:tcMar>
            <w:vAlign w:val="center"/>
          </w:tcPr>
          <w:p w14:paraId="19911F51" w14:textId="1CEC45EE" w:rsidR="00021B9B" w:rsidRPr="00CB7396" w:rsidRDefault="006761A0">
            <w:pPr>
              <w:rPr>
                <w:sz w:val="24"/>
                <w:szCs w:val="24"/>
              </w:rPr>
            </w:pPr>
            <w:r w:rsidRPr="00CB7396">
              <w:rPr>
                <w:color w:val="000000"/>
                <w:sz w:val="24"/>
                <w:szCs w:val="24"/>
              </w:rPr>
              <w:t xml:space="preserve"> </w:t>
            </w:r>
            <w:r w:rsidR="00720949" w:rsidRPr="00CB7396">
              <w:rPr>
                <w:color w:val="000000"/>
                <w:sz w:val="24"/>
                <w:szCs w:val="24"/>
              </w:rPr>
              <w:t xml:space="preserve">SELECT </w:t>
            </w:r>
            <w:proofErr w:type="spellStart"/>
            <w:r w:rsidR="00720949" w:rsidRPr="00CB7396">
              <w:rPr>
                <w:color w:val="000000"/>
                <w:sz w:val="24"/>
                <w:szCs w:val="24"/>
              </w:rPr>
              <w:t>Subject_Name</w:t>
            </w:r>
            <w:proofErr w:type="spellEnd"/>
            <w:r w:rsidR="00720949" w:rsidRPr="00CB7396">
              <w:rPr>
                <w:color w:val="000000"/>
                <w:sz w:val="24"/>
                <w:szCs w:val="24"/>
              </w:rPr>
              <w:t xml:space="preserve"> FROM Subject;</w:t>
            </w:r>
          </w:p>
        </w:tc>
      </w:tr>
      <w:tr w:rsidR="00021B9B" w:rsidRPr="00CB7396" w14:paraId="379BE2FB" w14:textId="77777777">
        <w:tc>
          <w:tcPr>
            <w:tcW w:w="700" w:type="dxa"/>
            <w:tcMar>
              <w:top w:w="80" w:type="dxa"/>
              <w:left w:w="100" w:type="dxa"/>
              <w:bottom w:w="80" w:type="dxa"/>
              <w:right w:w="100" w:type="dxa"/>
            </w:tcMar>
            <w:vAlign w:val="center"/>
          </w:tcPr>
          <w:p w14:paraId="7F0653F6" w14:textId="2D66D1F1" w:rsidR="00021B9B" w:rsidRPr="00CB7396" w:rsidRDefault="006761A0">
            <w:pPr>
              <w:rPr>
                <w:sz w:val="24"/>
                <w:szCs w:val="24"/>
              </w:rPr>
            </w:pPr>
            <w:r w:rsidRPr="00CB7396">
              <w:rPr>
                <w:color w:val="000000"/>
                <w:sz w:val="24"/>
                <w:szCs w:val="24"/>
              </w:rPr>
              <w:t xml:space="preserve"> </w:t>
            </w:r>
            <w:r w:rsidR="00F04E3B" w:rsidRPr="00CB7396">
              <w:rPr>
                <w:color w:val="000000"/>
                <w:sz w:val="24"/>
                <w:szCs w:val="24"/>
              </w:rPr>
              <w:t>9</w:t>
            </w:r>
          </w:p>
        </w:tc>
        <w:tc>
          <w:tcPr>
            <w:tcW w:w="3200" w:type="dxa"/>
            <w:tcMar>
              <w:top w:w="80" w:type="dxa"/>
              <w:left w:w="100" w:type="dxa"/>
              <w:bottom w:w="80" w:type="dxa"/>
              <w:right w:w="100" w:type="dxa"/>
            </w:tcMar>
            <w:vAlign w:val="center"/>
          </w:tcPr>
          <w:p w14:paraId="30CFF549" w14:textId="4485E178" w:rsidR="00021B9B" w:rsidRPr="00CB7396" w:rsidRDefault="006761A0">
            <w:pPr>
              <w:rPr>
                <w:sz w:val="24"/>
                <w:szCs w:val="24"/>
              </w:rPr>
            </w:pPr>
            <w:r w:rsidRPr="00CB7396">
              <w:rPr>
                <w:color w:val="000000"/>
                <w:sz w:val="24"/>
                <w:szCs w:val="24"/>
              </w:rPr>
              <w:t xml:space="preserve"> </w:t>
            </w:r>
            <w:r w:rsidR="00720949" w:rsidRPr="00CB7396">
              <w:rPr>
                <w:color w:val="000000"/>
                <w:sz w:val="24"/>
                <w:szCs w:val="24"/>
              </w:rPr>
              <w:t>DQL – WHERE</w:t>
            </w:r>
          </w:p>
        </w:tc>
        <w:tc>
          <w:tcPr>
            <w:tcW w:w="3200" w:type="dxa"/>
            <w:tcMar>
              <w:top w:w="80" w:type="dxa"/>
              <w:left w:w="100" w:type="dxa"/>
              <w:bottom w:w="80" w:type="dxa"/>
              <w:right w:w="100" w:type="dxa"/>
            </w:tcMar>
            <w:vAlign w:val="center"/>
          </w:tcPr>
          <w:p w14:paraId="3501C12B" w14:textId="32E3E780" w:rsidR="00021B9B" w:rsidRPr="00CB7396" w:rsidRDefault="006761A0">
            <w:pPr>
              <w:rPr>
                <w:sz w:val="24"/>
                <w:szCs w:val="24"/>
              </w:rPr>
            </w:pPr>
            <w:r w:rsidRPr="00CB7396">
              <w:rPr>
                <w:color w:val="000000"/>
                <w:sz w:val="24"/>
                <w:szCs w:val="24"/>
              </w:rPr>
              <w:t xml:space="preserve"> </w:t>
            </w:r>
            <w:r w:rsidR="00A92C65" w:rsidRPr="00CB7396">
              <w:rPr>
                <w:color w:val="000000"/>
                <w:sz w:val="24"/>
                <w:szCs w:val="24"/>
              </w:rPr>
              <w:t>Displays students based on a condition.</w:t>
            </w:r>
          </w:p>
        </w:tc>
        <w:tc>
          <w:tcPr>
            <w:tcW w:w="2400" w:type="dxa"/>
            <w:tcMar>
              <w:top w:w="80" w:type="dxa"/>
              <w:left w:w="100" w:type="dxa"/>
              <w:bottom w:w="80" w:type="dxa"/>
              <w:right w:w="100" w:type="dxa"/>
            </w:tcMar>
            <w:vAlign w:val="center"/>
          </w:tcPr>
          <w:p w14:paraId="1F5C6BAF" w14:textId="1257E109" w:rsidR="00021B9B" w:rsidRPr="00CB7396" w:rsidRDefault="006761A0">
            <w:pPr>
              <w:rPr>
                <w:sz w:val="24"/>
                <w:szCs w:val="24"/>
              </w:rPr>
            </w:pPr>
            <w:r w:rsidRPr="00CB7396">
              <w:rPr>
                <w:color w:val="000000"/>
                <w:sz w:val="24"/>
                <w:szCs w:val="24"/>
              </w:rPr>
              <w:t xml:space="preserve"> </w:t>
            </w:r>
            <w:r w:rsidR="00A92C65" w:rsidRPr="00CB7396">
              <w:rPr>
                <w:color w:val="000000"/>
                <w:sz w:val="24"/>
                <w:szCs w:val="24"/>
              </w:rPr>
              <w:t>SELECT * FROM Student WHERE Gender = 'Female';</w:t>
            </w:r>
          </w:p>
        </w:tc>
      </w:tr>
      <w:tr w:rsidR="00021B9B" w:rsidRPr="00CB7396" w14:paraId="38C9CC4D" w14:textId="77777777">
        <w:tc>
          <w:tcPr>
            <w:tcW w:w="700" w:type="dxa"/>
            <w:tcMar>
              <w:top w:w="80" w:type="dxa"/>
              <w:left w:w="100" w:type="dxa"/>
              <w:bottom w:w="80" w:type="dxa"/>
              <w:right w:w="100" w:type="dxa"/>
            </w:tcMar>
            <w:vAlign w:val="center"/>
          </w:tcPr>
          <w:p w14:paraId="725F78D1" w14:textId="3AC52276" w:rsidR="00021B9B" w:rsidRPr="00CB7396" w:rsidRDefault="006761A0">
            <w:pPr>
              <w:rPr>
                <w:sz w:val="24"/>
                <w:szCs w:val="24"/>
              </w:rPr>
            </w:pPr>
            <w:r w:rsidRPr="00CB7396">
              <w:rPr>
                <w:color w:val="000000"/>
                <w:sz w:val="24"/>
                <w:szCs w:val="24"/>
              </w:rPr>
              <w:t xml:space="preserve"> </w:t>
            </w:r>
            <w:r w:rsidR="00F04E3B" w:rsidRPr="00CB7396">
              <w:rPr>
                <w:color w:val="000000"/>
                <w:sz w:val="24"/>
                <w:szCs w:val="24"/>
              </w:rPr>
              <w:t>10</w:t>
            </w:r>
          </w:p>
        </w:tc>
        <w:tc>
          <w:tcPr>
            <w:tcW w:w="3200" w:type="dxa"/>
            <w:tcMar>
              <w:top w:w="80" w:type="dxa"/>
              <w:left w:w="100" w:type="dxa"/>
              <w:bottom w:w="80" w:type="dxa"/>
              <w:right w:w="100" w:type="dxa"/>
            </w:tcMar>
            <w:vAlign w:val="center"/>
          </w:tcPr>
          <w:p w14:paraId="53AAEE9F" w14:textId="655C8E95" w:rsidR="00021B9B" w:rsidRPr="00CB7396" w:rsidRDefault="006761A0">
            <w:pPr>
              <w:rPr>
                <w:sz w:val="24"/>
                <w:szCs w:val="24"/>
              </w:rPr>
            </w:pPr>
            <w:r w:rsidRPr="00CB7396">
              <w:rPr>
                <w:color w:val="000000"/>
                <w:sz w:val="24"/>
                <w:szCs w:val="24"/>
              </w:rPr>
              <w:t xml:space="preserve"> </w:t>
            </w:r>
            <w:r w:rsidR="00506730" w:rsidRPr="00CB7396">
              <w:rPr>
                <w:color w:val="000000"/>
                <w:sz w:val="24"/>
                <w:szCs w:val="24"/>
              </w:rPr>
              <w:t>CRUD – CREATE</w:t>
            </w:r>
          </w:p>
        </w:tc>
        <w:tc>
          <w:tcPr>
            <w:tcW w:w="3200" w:type="dxa"/>
            <w:tcMar>
              <w:top w:w="80" w:type="dxa"/>
              <w:left w:w="100" w:type="dxa"/>
              <w:bottom w:w="80" w:type="dxa"/>
              <w:right w:w="100" w:type="dxa"/>
            </w:tcMar>
            <w:vAlign w:val="center"/>
          </w:tcPr>
          <w:p w14:paraId="5F913DF9" w14:textId="6E031C35" w:rsidR="00021B9B" w:rsidRPr="00CB7396" w:rsidRDefault="006761A0">
            <w:pPr>
              <w:rPr>
                <w:sz w:val="24"/>
                <w:szCs w:val="24"/>
              </w:rPr>
            </w:pPr>
            <w:r w:rsidRPr="00CB7396">
              <w:rPr>
                <w:color w:val="000000"/>
                <w:sz w:val="24"/>
                <w:szCs w:val="24"/>
              </w:rPr>
              <w:t xml:space="preserve"> </w:t>
            </w:r>
            <w:r w:rsidR="00F04E3B" w:rsidRPr="00CB7396">
              <w:rPr>
                <w:color w:val="000000"/>
                <w:sz w:val="24"/>
                <w:szCs w:val="24"/>
              </w:rPr>
              <w:t>Adds a new student record.</w:t>
            </w:r>
          </w:p>
        </w:tc>
        <w:tc>
          <w:tcPr>
            <w:tcW w:w="2400" w:type="dxa"/>
            <w:tcMar>
              <w:top w:w="80" w:type="dxa"/>
              <w:left w:w="100" w:type="dxa"/>
              <w:bottom w:w="80" w:type="dxa"/>
              <w:right w:w="100" w:type="dxa"/>
            </w:tcMar>
            <w:vAlign w:val="center"/>
          </w:tcPr>
          <w:p w14:paraId="62036F18" w14:textId="724A4586" w:rsidR="00021B9B" w:rsidRPr="00CB7396" w:rsidRDefault="006761A0">
            <w:pPr>
              <w:rPr>
                <w:sz w:val="24"/>
                <w:szCs w:val="24"/>
              </w:rPr>
            </w:pPr>
            <w:r w:rsidRPr="00CB7396">
              <w:rPr>
                <w:color w:val="000000"/>
                <w:sz w:val="24"/>
                <w:szCs w:val="24"/>
              </w:rPr>
              <w:t xml:space="preserve"> </w:t>
            </w:r>
            <w:r w:rsidR="00F04E3B" w:rsidRPr="00CB7396">
              <w:rPr>
                <w:color w:val="000000"/>
                <w:sz w:val="24"/>
                <w:szCs w:val="24"/>
              </w:rPr>
              <w:t>INSERT INTO Student VALUES (406, 'Ravi', '2006-03-15', 'Male', 'ravi@gmail.com', '9000000006', 'Kakinada', 301);</w:t>
            </w:r>
          </w:p>
        </w:tc>
      </w:tr>
    </w:tbl>
    <w:p w14:paraId="30AF84FC" w14:textId="77777777" w:rsidR="00021B9B" w:rsidRPr="00CB7396" w:rsidRDefault="006761A0">
      <w:pPr>
        <w:rPr>
          <w:sz w:val="24"/>
          <w:szCs w:val="24"/>
        </w:rPr>
      </w:pPr>
      <w:r w:rsidRPr="00CB7396">
        <w:rPr>
          <w:sz w:val="24"/>
          <w:szCs w:val="24"/>
        </w:rPr>
        <w:br w:type="page"/>
      </w:r>
    </w:p>
    <w:p w14:paraId="588D774F" w14:textId="77777777" w:rsidR="00021B9B" w:rsidRDefault="006761A0">
      <w:pPr>
        <w:pStyle w:val="Heading2"/>
        <w:spacing w:before="280" w:after="160"/>
      </w:pPr>
      <w:bookmarkStart w:id="21" w:name="_Toc240137383"/>
      <w:r>
        <w:rPr>
          <w:b/>
          <w:bCs/>
          <w:color w:val="FF6600"/>
          <w:sz w:val="24"/>
          <w:szCs w:val="24"/>
        </w:rPr>
        <w:lastRenderedPageBreak/>
        <w:t>7.5 Sample Outputs / Screenshots</w:t>
      </w:r>
      <w:bookmarkEnd w:id="21"/>
    </w:p>
    <w:p w14:paraId="6176D8A7" w14:textId="3C46AF41" w:rsidR="00021B9B" w:rsidRPr="00CB7396" w:rsidRDefault="006761A0">
      <w:pPr>
        <w:spacing w:after="160"/>
        <w:rPr>
          <w:sz w:val="22"/>
          <w:szCs w:val="22"/>
        </w:rPr>
      </w:pPr>
      <w:r w:rsidRPr="00CB7396">
        <w:rPr>
          <w:sz w:val="24"/>
          <w:szCs w:val="24"/>
        </w:rPr>
        <w:t>Figure 1:</w:t>
      </w:r>
      <w:r w:rsidR="00405647" w:rsidRPr="00CB7396">
        <w:rPr>
          <w:sz w:val="24"/>
          <w:szCs w:val="24"/>
        </w:rPr>
        <w:t xml:space="preserve"> </w:t>
      </w:r>
      <w:r w:rsidR="004138B2" w:rsidRPr="00CB7396">
        <w:rPr>
          <w:bCs/>
          <w:sz w:val="24"/>
          <w:szCs w:val="24"/>
        </w:rPr>
        <w:t>Database and table creation in PostgreSQL/</w:t>
      </w:r>
      <w:proofErr w:type="spellStart"/>
      <w:r w:rsidR="004138B2" w:rsidRPr="00CB7396">
        <w:rPr>
          <w:bCs/>
          <w:sz w:val="24"/>
          <w:szCs w:val="24"/>
        </w:rPr>
        <w:t>pgAdmin</w:t>
      </w:r>
      <w:proofErr w:type="spellEnd"/>
      <w:r w:rsidR="004138B2" w:rsidRPr="00CB7396">
        <w:rPr>
          <w:bCs/>
          <w:sz w:val="24"/>
          <w:szCs w:val="24"/>
        </w:rPr>
        <w:t>.</w:t>
      </w:r>
    </w:p>
    <w:p w14:paraId="276263F9" w14:textId="570DBB9C" w:rsidR="00021B9B" w:rsidRDefault="00FA6294">
      <w:pPr>
        <w:pBdr>
          <w:top w:val="dashed" w:sz="6" w:space="8" w:color="999999"/>
          <w:left w:val="dashed" w:sz="6" w:space="8" w:color="999999"/>
          <w:bottom w:val="dashed" w:sz="6" w:space="8" w:color="999999"/>
          <w:right w:val="dashed" w:sz="6" w:space="8" w:color="999999"/>
        </w:pBdr>
        <w:spacing w:before="200" w:after="200"/>
        <w:jc w:val="center"/>
      </w:pPr>
      <w:r w:rsidRPr="00FA6294">
        <w:rPr>
          <w:i/>
          <w:iCs/>
          <w:noProof/>
          <w:color w:val="666666"/>
          <w:sz w:val="22"/>
          <w:szCs w:val="22"/>
        </w:rPr>
        <w:drawing>
          <wp:inline distT="0" distB="0" distL="0" distR="0" wp14:anchorId="44E33666" wp14:editId="14E48B31">
            <wp:extent cx="5943600" cy="3323590"/>
            <wp:effectExtent l="0" t="0" r="0" b="0"/>
            <wp:docPr id="18624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1436" name=""/>
                    <pic:cNvPicPr/>
                  </pic:nvPicPr>
                  <pic:blipFill>
                    <a:blip r:embed="rId14"/>
                    <a:stretch>
                      <a:fillRect/>
                    </a:stretch>
                  </pic:blipFill>
                  <pic:spPr>
                    <a:xfrm>
                      <a:off x="0" y="0"/>
                      <a:ext cx="5943600" cy="3323590"/>
                    </a:xfrm>
                    <a:prstGeom prst="rect">
                      <a:avLst/>
                    </a:prstGeom>
                  </pic:spPr>
                </pic:pic>
              </a:graphicData>
            </a:graphic>
          </wp:inline>
        </w:drawing>
      </w:r>
      <w:r w:rsidR="006761A0">
        <w:rPr>
          <w:i/>
          <w:iCs/>
          <w:color w:val="666666"/>
          <w:sz w:val="22"/>
          <w:szCs w:val="22"/>
        </w:rPr>
        <w:t xml:space="preserve">   </w:t>
      </w:r>
    </w:p>
    <w:p w14:paraId="04A2111E" w14:textId="63718E94" w:rsidR="00021B9B" w:rsidRPr="00CB7396" w:rsidRDefault="006761A0">
      <w:pPr>
        <w:spacing w:after="160"/>
        <w:rPr>
          <w:sz w:val="24"/>
          <w:szCs w:val="24"/>
          <w:lang w:val="en-US"/>
        </w:rPr>
      </w:pPr>
      <w:r w:rsidRPr="00CB7396">
        <w:rPr>
          <w:sz w:val="24"/>
          <w:szCs w:val="24"/>
        </w:rPr>
        <w:t xml:space="preserve">Figure 2: </w:t>
      </w:r>
      <w:r w:rsidR="008230FF" w:rsidRPr="00CB7396">
        <w:rPr>
          <w:bCs/>
          <w:sz w:val="24"/>
          <w:szCs w:val="24"/>
          <w:lang w:val="en-US"/>
        </w:rPr>
        <w:t>Sample data inserted into Department, Faculty, Course, Student, Subject, Enrollment, Examination, and Attendance.</w:t>
      </w:r>
    </w:p>
    <w:p w14:paraId="58774E37" w14:textId="410E6705" w:rsidR="00021B9B" w:rsidRDefault="00724B3C">
      <w:pPr>
        <w:pBdr>
          <w:top w:val="dashed" w:sz="6" w:space="8" w:color="999999"/>
          <w:left w:val="dashed" w:sz="6" w:space="8" w:color="999999"/>
          <w:bottom w:val="dashed" w:sz="6" w:space="8" w:color="999999"/>
          <w:right w:val="dashed" w:sz="6" w:space="8" w:color="999999"/>
        </w:pBdr>
        <w:spacing w:before="200" w:after="200"/>
        <w:jc w:val="center"/>
      </w:pPr>
      <w:r w:rsidRPr="00724B3C">
        <w:rPr>
          <w:i/>
          <w:iCs/>
          <w:noProof/>
          <w:color w:val="666666"/>
          <w:sz w:val="22"/>
          <w:szCs w:val="22"/>
        </w:rPr>
        <w:lastRenderedPageBreak/>
        <w:drawing>
          <wp:inline distT="0" distB="0" distL="0" distR="0" wp14:anchorId="60930B53" wp14:editId="3A9FE736">
            <wp:extent cx="5943600" cy="3339465"/>
            <wp:effectExtent l="0" t="0" r="0" b="0"/>
            <wp:docPr id="89056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64624" name=""/>
                    <pic:cNvPicPr/>
                  </pic:nvPicPr>
                  <pic:blipFill>
                    <a:blip r:embed="rId15"/>
                    <a:stretch>
                      <a:fillRect/>
                    </a:stretch>
                  </pic:blipFill>
                  <pic:spPr>
                    <a:xfrm>
                      <a:off x="0" y="0"/>
                      <a:ext cx="5943600" cy="3339465"/>
                    </a:xfrm>
                    <a:prstGeom prst="rect">
                      <a:avLst/>
                    </a:prstGeom>
                  </pic:spPr>
                </pic:pic>
              </a:graphicData>
            </a:graphic>
          </wp:inline>
        </w:drawing>
      </w:r>
      <w:r w:rsidR="006761A0">
        <w:rPr>
          <w:i/>
          <w:iCs/>
          <w:color w:val="666666"/>
          <w:sz w:val="22"/>
          <w:szCs w:val="22"/>
        </w:rPr>
        <w:t xml:space="preserve">   </w:t>
      </w:r>
    </w:p>
    <w:p w14:paraId="74007529" w14:textId="64DF40E2" w:rsidR="00021B9B" w:rsidRPr="00E56370" w:rsidRDefault="006761A0">
      <w:pPr>
        <w:spacing w:after="160"/>
        <w:rPr>
          <w:sz w:val="24"/>
          <w:szCs w:val="24"/>
          <w:lang w:val="en-US"/>
        </w:rPr>
      </w:pPr>
      <w:r w:rsidRPr="00E56370">
        <w:rPr>
          <w:sz w:val="24"/>
          <w:szCs w:val="24"/>
        </w:rPr>
        <w:t xml:space="preserve">Figure 3: </w:t>
      </w:r>
      <w:r w:rsidR="00E56370" w:rsidRPr="00E56370">
        <w:rPr>
          <w:sz w:val="24"/>
          <w:szCs w:val="24"/>
        </w:rPr>
        <w:t>Details of Department</w:t>
      </w:r>
    </w:p>
    <w:p w14:paraId="509B9649" w14:textId="2D6B5570" w:rsidR="00021B9B" w:rsidRDefault="006761A0">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w:t>
      </w:r>
      <w:r w:rsidR="00FA0BFA" w:rsidRPr="00FA0BFA">
        <w:rPr>
          <w:i/>
          <w:iCs/>
          <w:noProof/>
          <w:color w:val="666666"/>
          <w:sz w:val="22"/>
          <w:szCs w:val="22"/>
        </w:rPr>
        <w:drawing>
          <wp:inline distT="0" distB="0" distL="0" distR="0" wp14:anchorId="09B96569" wp14:editId="16DECC99">
            <wp:extent cx="5943600" cy="3339465"/>
            <wp:effectExtent l="0" t="0" r="0" b="0"/>
            <wp:docPr id="18364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4717" name=""/>
                    <pic:cNvPicPr/>
                  </pic:nvPicPr>
                  <pic:blipFill>
                    <a:blip r:embed="rId16"/>
                    <a:stretch>
                      <a:fillRect/>
                    </a:stretch>
                  </pic:blipFill>
                  <pic:spPr>
                    <a:xfrm>
                      <a:off x="0" y="0"/>
                      <a:ext cx="5943600" cy="3339465"/>
                    </a:xfrm>
                    <a:prstGeom prst="rect">
                      <a:avLst/>
                    </a:prstGeom>
                  </pic:spPr>
                </pic:pic>
              </a:graphicData>
            </a:graphic>
          </wp:inline>
        </w:drawing>
      </w:r>
    </w:p>
    <w:p w14:paraId="7BE15A0A" w14:textId="4395C6AB" w:rsidR="00021B9B" w:rsidRPr="00BB16E0" w:rsidRDefault="006761A0">
      <w:pPr>
        <w:spacing w:after="160"/>
        <w:rPr>
          <w:bCs/>
          <w:sz w:val="22"/>
          <w:szCs w:val="22"/>
        </w:rPr>
      </w:pPr>
      <w:r w:rsidRPr="00BB16E0">
        <w:rPr>
          <w:sz w:val="24"/>
          <w:szCs w:val="24"/>
        </w:rPr>
        <w:t xml:space="preserve">Figure 4: </w:t>
      </w:r>
      <w:r w:rsidR="00BB16E0" w:rsidRPr="00BB16E0">
        <w:rPr>
          <w:sz w:val="24"/>
          <w:szCs w:val="24"/>
        </w:rPr>
        <w:t>Details of course</w:t>
      </w:r>
    </w:p>
    <w:p w14:paraId="0F482493" w14:textId="3A6B8360" w:rsidR="00021B9B" w:rsidRDefault="00A50054">
      <w:pPr>
        <w:pBdr>
          <w:top w:val="dashed" w:sz="6" w:space="8" w:color="999999"/>
          <w:left w:val="dashed" w:sz="6" w:space="8" w:color="999999"/>
          <w:bottom w:val="dashed" w:sz="6" w:space="8" w:color="999999"/>
          <w:right w:val="dashed" w:sz="6" w:space="8" w:color="999999"/>
        </w:pBdr>
        <w:spacing w:before="200" w:after="200"/>
        <w:jc w:val="center"/>
      </w:pPr>
      <w:r w:rsidRPr="00A50054">
        <w:rPr>
          <w:i/>
          <w:iCs/>
          <w:noProof/>
          <w:color w:val="666666"/>
          <w:sz w:val="22"/>
          <w:szCs w:val="22"/>
        </w:rPr>
        <w:lastRenderedPageBreak/>
        <w:drawing>
          <wp:inline distT="0" distB="0" distL="0" distR="0" wp14:anchorId="499BDCEE" wp14:editId="189D7EEB">
            <wp:extent cx="5943600" cy="3339465"/>
            <wp:effectExtent l="0" t="0" r="0" b="0"/>
            <wp:docPr id="186670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05510" name=""/>
                    <pic:cNvPicPr/>
                  </pic:nvPicPr>
                  <pic:blipFill>
                    <a:blip r:embed="rId17"/>
                    <a:stretch>
                      <a:fillRect/>
                    </a:stretch>
                  </pic:blipFill>
                  <pic:spPr>
                    <a:xfrm>
                      <a:off x="0" y="0"/>
                      <a:ext cx="5943600" cy="3339465"/>
                    </a:xfrm>
                    <a:prstGeom prst="rect">
                      <a:avLst/>
                    </a:prstGeom>
                  </pic:spPr>
                </pic:pic>
              </a:graphicData>
            </a:graphic>
          </wp:inline>
        </w:drawing>
      </w:r>
      <w:r w:rsidR="006761A0">
        <w:rPr>
          <w:i/>
          <w:iCs/>
          <w:color w:val="666666"/>
          <w:sz w:val="22"/>
          <w:szCs w:val="22"/>
        </w:rPr>
        <w:t xml:space="preserve">      </w:t>
      </w:r>
    </w:p>
    <w:p w14:paraId="5DAFE774" w14:textId="77777777" w:rsidR="00021B9B" w:rsidRDefault="006761A0">
      <w:r>
        <w:br w:type="page"/>
      </w:r>
    </w:p>
    <w:p w14:paraId="39B0C4AC" w14:textId="6D1200C9" w:rsidR="00021B9B" w:rsidRDefault="006761A0" w:rsidP="00515DBD">
      <w:pPr>
        <w:pStyle w:val="Heading1"/>
        <w:spacing w:before="420" w:after="200"/>
      </w:pPr>
      <w:bookmarkStart w:id="22" w:name="_Toc240137384"/>
      <w:r>
        <w:rPr>
          <w:b/>
          <w:bCs/>
          <w:color w:val="17375E"/>
          <w:sz w:val="30"/>
          <w:szCs w:val="30"/>
        </w:rPr>
        <w:lastRenderedPageBreak/>
        <w:t>8. MODULES &amp; FUNCTIONALITIES</w:t>
      </w:r>
      <w:bookmarkEnd w:id="2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100"/>
      </w:tblGrid>
      <w:tr w:rsidR="00021B9B" w14:paraId="23903EE2" w14:textId="77777777">
        <w:trPr>
          <w:tblHeader/>
        </w:trPr>
        <w:tc>
          <w:tcPr>
            <w:tcW w:w="700" w:type="dxa"/>
            <w:shd w:val="clear" w:color="auto" w:fill="FF6600"/>
            <w:tcMar>
              <w:top w:w="80" w:type="dxa"/>
              <w:left w:w="100" w:type="dxa"/>
              <w:bottom w:w="80" w:type="dxa"/>
              <w:right w:w="100" w:type="dxa"/>
            </w:tcMar>
            <w:vAlign w:val="center"/>
          </w:tcPr>
          <w:p w14:paraId="4D75D080" w14:textId="77777777" w:rsidR="00021B9B" w:rsidRPr="00CB7396" w:rsidRDefault="006761A0">
            <w:pPr>
              <w:jc w:val="center"/>
              <w:rPr>
                <w:sz w:val="24"/>
                <w:szCs w:val="24"/>
              </w:rPr>
            </w:pPr>
            <w:proofErr w:type="spellStart"/>
            <w:proofErr w:type="gramStart"/>
            <w:r w:rsidRPr="00CB7396">
              <w:rPr>
                <w:b/>
                <w:bCs/>
                <w:color w:val="FFFFFF"/>
                <w:sz w:val="24"/>
                <w:szCs w:val="24"/>
              </w:rPr>
              <w:t>S.No</w:t>
            </w:r>
            <w:proofErr w:type="spellEnd"/>
            <w:proofErr w:type="gramEnd"/>
          </w:p>
        </w:tc>
        <w:tc>
          <w:tcPr>
            <w:tcW w:w="2600" w:type="dxa"/>
            <w:shd w:val="clear" w:color="auto" w:fill="FF6600"/>
            <w:tcMar>
              <w:top w:w="80" w:type="dxa"/>
              <w:left w:w="100" w:type="dxa"/>
              <w:bottom w:w="80" w:type="dxa"/>
              <w:right w:w="100" w:type="dxa"/>
            </w:tcMar>
            <w:vAlign w:val="center"/>
          </w:tcPr>
          <w:p w14:paraId="3BCCAC6C" w14:textId="77777777" w:rsidR="00021B9B" w:rsidRPr="00CB7396" w:rsidRDefault="006761A0">
            <w:pPr>
              <w:jc w:val="center"/>
              <w:rPr>
                <w:sz w:val="24"/>
                <w:szCs w:val="24"/>
              </w:rPr>
            </w:pPr>
            <w:r w:rsidRPr="00CB7396">
              <w:rPr>
                <w:b/>
                <w:bCs/>
                <w:color w:val="FFFFFF"/>
                <w:sz w:val="24"/>
                <w:szCs w:val="24"/>
              </w:rPr>
              <w:t>Module Name</w:t>
            </w:r>
          </w:p>
        </w:tc>
        <w:tc>
          <w:tcPr>
            <w:tcW w:w="6100" w:type="dxa"/>
            <w:shd w:val="clear" w:color="auto" w:fill="FF6600"/>
            <w:tcMar>
              <w:top w:w="80" w:type="dxa"/>
              <w:left w:w="100" w:type="dxa"/>
              <w:bottom w:w="80" w:type="dxa"/>
              <w:right w:w="100" w:type="dxa"/>
            </w:tcMar>
            <w:vAlign w:val="center"/>
          </w:tcPr>
          <w:p w14:paraId="35FF709E" w14:textId="77777777" w:rsidR="00021B9B" w:rsidRPr="00CB7396" w:rsidRDefault="006761A0">
            <w:pPr>
              <w:jc w:val="center"/>
              <w:rPr>
                <w:sz w:val="24"/>
                <w:szCs w:val="24"/>
              </w:rPr>
            </w:pPr>
            <w:r w:rsidRPr="00CB7396">
              <w:rPr>
                <w:b/>
                <w:bCs/>
                <w:color w:val="FFFFFF"/>
                <w:sz w:val="24"/>
                <w:szCs w:val="24"/>
              </w:rPr>
              <w:t>Functionality</w:t>
            </w:r>
          </w:p>
        </w:tc>
      </w:tr>
      <w:tr w:rsidR="00021B9B" w14:paraId="1183A203" w14:textId="77777777">
        <w:tc>
          <w:tcPr>
            <w:tcW w:w="700" w:type="dxa"/>
            <w:tcMar>
              <w:top w:w="80" w:type="dxa"/>
              <w:left w:w="100" w:type="dxa"/>
              <w:bottom w:w="80" w:type="dxa"/>
              <w:right w:w="100" w:type="dxa"/>
            </w:tcMar>
            <w:vAlign w:val="center"/>
          </w:tcPr>
          <w:p w14:paraId="6FC923A3" w14:textId="77777777" w:rsidR="00021B9B" w:rsidRPr="00CB7396" w:rsidRDefault="006761A0">
            <w:pPr>
              <w:rPr>
                <w:sz w:val="24"/>
                <w:szCs w:val="24"/>
              </w:rPr>
            </w:pPr>
            <w:r w:rsidRPr="00CB7396">
              <w:rPr>
                <w:color w:val="000000"/>
                <w:sz w:val="24"/>
                <w:szCs w:val="24"/>
              </w:rPr>
              <w:t xml:space="preserve"> </w:t>
            </w:r>
          </w:p>
        </w:tc>
        <w:tc>
          <w:tcPr>
            <w:tcW w:w="2600" w:type="dxa"/>
            <w:tcMar>
              <w:top w:w="80" w:type="dxa"/>
              <w:left w:w="100" w:type="dxa"/>
              <w:bottom w:w="80" w:type="dxa"/>
              <w:right w:w="100" w:type="dxa"/>
            </w:tcMar>
            <w:vAlign w:val="center"/>
          </w:tcPr>
          <w:p w14:paraId="1269259E" w14:textId="7BCD0A4D" w:rsidR="00021B9B" w:rsidRPr="00CB7396" w:rsidRDefault="006761A0">
            <w:pPr>
              <w:rPr>
                <w:sz w:val="24"/>
                <w:szCs w:val="24"/>
              </w:rPr>
            </w:pPr>
            <w:r w:rsidRPr="00CB7396">
              <w:rPr>
                <w:color w:val="000000"/>
                <w:sz w:val="24"/>
                <w:szCs w:val="24"/>
              </w:rPr>
              <w:t xml:space="preserve"> </w:t>
            </w:r>
            <w:r w:rsidR="007537EA" w:rsidRPr="00CB7396">
              <w:rPr>
                <w:color w:val="000000"/>
                <w:sz w:val="24"/>
                <w:szCs w:val="24"/>
              </w:rPr>
              <w:t>Student Management</w:t>
            </w:r>
          </w:p>
        </w:tc>
        <w:tc>
          <w:tcPr>
            <w:tcW w:w="6100" w:type="dxa"/>
            <w:tcMar>
              <w:top w:w="80" w:type="dxa"/>
              <w:left w:w="100" w:type="dxa"/>
              <w:bottom w:w="80" w:type="dxa"/>
              <w:right w:w="100" w:type="dxa"/>
            </w:tcMar>
            <w:vAlign w:val="center"/>
          </w:tcPr>
          <w:p w14:paraId="66D4EC8C" w14:textId="41CB846C" w:rsidR="00021B9B" w:rsidRPr="00CB7396" w:rsidRDefault="006761A0">
            <w:pPr>
              <w:rPr>
                <w:sz w:val="24"/>
                <w:szCs w:val="24"/>
              </w:rPr>
            </w:pPr>
            <w:r w:rsidRPr="00CB7396">
              <w:rPr>
                <w:color w:val="000000"/>
                <w:sz w:val="24"/>
                <w:szCs w:val="24"/>
              </w:rPr>
              <w:t xml:space="preserve"> </w:t>
            </w:r>
            <w:r w:rsidR="00A743EA" w:rsidRPr="00CB7396">
              <w:rPr>
                <w:color w:val="000000"/>
                <w:sz w:val="24"/>
                <w:szCs w:val="24"/>
              </w:rPr>
              <w:t>Stores and manages student details such as Student ID, name, date of birth, gender, email, phone, address, and course.</w:t>
            </w:r>
          </w:p>
        </w:tc>
      </w:tr>
      <w:tr w:rsidR="00021B9B" w14:paraId="0EF7E314" w14:textId="77777777">
        <w:tc>
          <w:tcPr>
            <w:tcW w:w="700" w:type="dxa"/>
            <w:tcMar>
              <w:top w:w="80" w:type="dxa"/>
              <w:left w:w="100" w:type="dxa"/>
              <w:bottom w:w="80" w:type="dxa"/>
              <w:right w:w="100" w:type="dxa"/>
            </w:tcMar>
            <w:vAlign w:val="center"/>
          </w:tcPr>
          <w:p w14:paraId="01EAF6D4" w14:textId="77777777" w:rsidR="00021B9B" w:rsidRPr="00CB7396" w:rsidRDefault="006761A0">
            <w:pPr>
              <w:rPr>
                <w:sz w:val="24"/>
                <w:szCs w:val="24"/>
              </w:rPr>
            </w:pPr>
            <w:r w:rsidRPr="00CB7396">
              <w:rPr>
                <w:color w:val="000000"/>
                <w:sz w:val="24"/>
                <w:szCs w:val="24"/>
              </w:rPr>
              <w:t xml:space="preserve"> </w:t>
            </w:r>
          </w:p>
        </w:tc>
        <w:tc>
          <w:tcPr>
            <w:tcW w:w="2600" w:type="dxa"/>
            <w:tcMar>
              <w:top w:w="80" w:type="dxa"/>
              <w:left w:w="100" w:type="dxa"/>
              <w:bottom w:w="80" w:type="dxa"/>
              <w:right w:w="100" w:type="dxa"/>
            </w:tcMar>
            <w:vAlign w:val="center"/>
          </w:tcPr>
          <w:p w14:paraId="2E0BDD29" w14:textId="0C7F791E" w:rsidR="00021B9B" w:rsidRPr="00CB7396" w:rsidRDefault="006761A0">
            <w:pPr>
              <w:rPr>
                <w:sz w:val="24"/>
                <w:szCs w:val="24"/>
              </w:rPr>
            </w:pPr>
            <w:r w:rsidRPr="00CB7396">
              <w:rPr>
                <w:color w:val="000000"/>
                <w:sz w:val="24"/>
                <w:szCs w:val="24"/>
              </w:rPr>
              <w:t xml:space="preserve"> </w:t>
            </w:r>
            <w:r w:rsidR="00A743EA" w:rsidRPr="00CB7396">
              <w:rPr>
                <w:color w:val="000000"/>
                <w:sz w:val="24"/>
                <w:szCs w:val="24"/>
              </w:rPr>
              <w:t>Faculty Management</w:t>
            </w:r>
          </w:p>
        </w:tc>
        <w:tc>
          <w:tcPr>
            <w:tcW w:w="6100" w:type="dxa"/>
            <w:tcMar>
              <w:top w:w="80" w:type="dxa"/>
              <w:left w:w="100" w:type="dxa"/>
              <w:bottom w:w="80" w:type="dxa"/>
              <w:right w:w="100" w:type="dxa"/>
            </w:tcMar>
            <w:vAlign w:val="center"/>
          </w:tcPr>
          <w:p w14:paraId="183045F1" w14:textId="36ED2E42" w:rsidR="00021B9B" w:rsidRPr="00CB7396" w:rsidRDefault="006761A0">
            <w:pPr>
              <w:rPr>
                <w:sz w:val="24"/>
                <w:szCs w:val="24"/>
              </w:rPr>
            </w:pPr>
            <w:r w:rsidRPr="00CB7396">
              <w:rPr>
                <w:color w:val="000000"/>
                <w:sz w:val="24"/>
                <w:szCs w:val="24"/>
              </w:rPr>
              <w:t xml:space="preserve"> </w:t>
            </w:r>
            <w:r w:rsidR="00117910" w:rsidRPr="00CB7396">
              <w:rPr>
                <w:color w:val="000000"/>
                <w:sz w:val="24"/>
                <w:szCs w:val="24"/>
              </w:rPr>
              <w:t>Maintains faculty information including Faculty ID, faculty name, email, phone, designation, and department.</w:t>
            </w:r>
          </w:p>
        </w:tc>
      </w:tr>
      <w:tr w:rsidR="00021B9B" w14:paraId="5DD06E94" w14:textId="77777777">
        <w:tc>
          <w:tcPr>
            <w:tcW w:w="700" w:type="dxa"/>
            <w:tcMar>
              <w:top w:w="80" w:type="dxa"/>
              <w:left w:w="100" w:type="dxa"/>
              <w:bottom w:w="80" w:type="dxa"/>
              <w:right w:w="100" w:type="dxa"/>
            </w:tcMar>
            <w:vAlign w:val="center"/>
          </w:tcPr>
          <w:p w14:paraId="56CF3667" w14:textId="77777777" w:rsidR="00021B9B" w:rsidRPr="00CB7396" w:rsidRDefault="006761A0">
            <w:pPr>
              <w:rPr>
                <w:sz w:val="24"/>
                <w:szCs w:val="24"/>
              </w:rPr>
            </w:pPr>
            <w:r w:rsidRPr="00CB7396">
              <w:rPr>
                <w:color w:val="000000"/>
                <w:sz w:val="24"/>
                <w:szCs w:val="24"/>
              </w:rPr>
              <w:t xml:space="preserve"> </w:t>
            </w:r>
          </w:p>
        </w:tc>
        <w:tc>
          <w:tcPr>
            <w:tcW w:w="2600" w:type="dxa"/>
            <w:tcMar>
              <w:top w:w="80" w:type="dxa"/>
              <w:left w:w="100" w:type="dxa"/>
              <w:bottom w:w="80" w:type="dxa"/>
              <w:right w:w="100" w:type="dxa"/>
            </w:tcMar>
            <w:vAlign w:val="center"/>
          </w:tcPr>
          <w:p w14:paraId="6666F9D6" w14:textId="41C936EF" w:rsidR="00021B9B" w:rsidRPr="00CB7396" w:rsidRDefault="006761A0">
            <w:pPr>
              <w:rPr>
                <w:sz w:val="24"/>
                <w:szCs w:val="24"/>
              </w:rPr>
            </w:pPr>
            <w:r w:rsidRPr="00CB7396">
              <w:rPr>
                <w:color w:val="000000"/>
                <w:sz w:val="24"/>
                <w:szCs w:val="24"/>
              </w:rPr>
              <w:t xml:space="preserve"> </w:t>
            </w:r>
            <w:r w:rsidR="00117910" w:rsidRPr="00CB7396">
              <w:rPr>
                <w:color w:val="000000"/>
                <w:sz w:val="24"/>
                <w:szCs w:val="24"/>
              </w:rPr>
              <w:t>Department Management</w:t>
            </w:r>
          </w:p>
        </w:tc>
        <w:tc>
          <w:tcPr>
            <w:tcW w:w="6100" w:type="dxa"/>
            <w:tcMar>
              <w:top w:w="80" w:type="dxa"/>
              <w:left w:w="100" w:type="dxa"/>
              <w:bottom w:w="80" w:type="dxa"/>
              <w:right w:w="100" w:type="dxa"/>
            </w:tcMar>
            <w:vAlign w:val="center"/>
          </w:tcPr>
          <w:p w14:paraId="178B8094" w14:textId="42B1CC91" w:rsidR="00021B9B" w:rsidRPr="00CB7396" w:rsidRDefault="006761A0">
            <w:pPr>
              <w:rPr>
                <w:sz w:val="24"/>
                <w:szCs w:val="24"/>
              </w:rPr>
            </w:pPr>
            <w:r w:rsidRPr="00CB7396">
              <w:rPr>
                <w:color w:val="000000"/>
                <w:sz w:val="24"/>
                <w:szCs w:val="24"/>
              </w:rPr>
              <w:t xml:space="preserve"> </w:t>
            </w:r>
            <w:r w:rsidR="00117910" w:rsidRPr="00CB7396">
              <w:rPr>
                <w:color w:val="000000"/>
                <w:sz w:val="24"/>
                <w:szCs w:val="24"/>
              </w:rPr>
              <w:t>Manages department details such as Department ID, department name, HOD name, and office location.</w:t>
            </w:r>
          </w:p>
        </w:tc>
      </w:tr>
      <w:tr w:rsidR="00021B9B" w14:paraId="412963FF" w14:textId="77777777">
        <w:tc>
          <w:tcPr>
            <w:tcW w:w="700" w:type="dxa"/>
            <w:tcMar>
              <w:top w:w="80" w:type="dxa"/>
              <w:left w:w="100" w:type="dxa"/>
              <w:bottom w:w="80" w:type="dxa"/>
              <w:right w:w="100" w:type="dxa"/>
            </w:tcMar>
            <w:vAlign w:val="center"/>
          </w:tcPr>
          <w:p w14:paraId="202F022D" w14:textId="77777777" w:rsidR="00021B9B" w:rsidRPr="00CB7396" w:rsidRDefault="006761A0">
            <w:pPr>
              <w:rPr>
                <w:sz w:val="24"/>
                <w:szCs w:val="24"/>
              </w:rPr>
            </w:pPr>
            <w:r w:rsidRPr="00CB7396">
              <w:rPr>
                <w:color w:val="000000"/>
                <w:sz w:val="24"/>
                <w:szCs w:val="24"/>
              </w:rPr>
              <w:t xml:space="preserve"> </w:t>
            </w:r>
          </w:p>
        </w:tc>
        <w:tc>
          <w:tcPr>
            <w:tcW w:w="2600" w:type="dxa"/>
            <w:tcMar>
              <w:top w:w="80" w:type="dxa"/>
              <w:left w:w="100" w:type="dxa"/>
              <w:bottom w:w="80" w:type="dxa"/>
              <w:right w:w="100" w:type="dxa"/>
            </w:tcMar>
            <w:vAlign w:val="center"/>
          </w:tcPr>
          <w:p w14:paraId="46734D17" w14:textId="0F35C3F6" w:rsidR="00021B9B" w:rsidRPr="00CB7396" w:rsidRDefault="006761A0">
            <w:pPr>
              <w:rPr>
                <w:sz w:val="24"/>
                <w:szCs w:val="24"/>
              </w:rPr>
            </w:pPr>
            <w:r w:rsidRPr="00CB7396">
              <w:rPr>
                <w:color w:val="000000"/>
                <w:sz w:val="24"/>
                <w:szCs w:val="24"/>
              </w:rPr>
              <w:t xml:space="preserve"> </w:t>
            </w:r>
            <w:r w:rsidR="00C42710" w:rsidRPr="00CB7396">
              <w:rPr>
                <w:color w:val="000000"/>
                <w:sz w:val="24"/>
                <w:szCs w:val="24"/>
              </w:rPr>
              <w:t>Course Management</w:t>
            </w:r>
          </w:p>
        </w:tc>
        <w:tc>
          <w:tcPr>
            <w:tcW w:w="6100" w:type="dxa"/>
            <w:tcMar>
              <w:top w:w="80" w:type="dxa"/>
              <w:left w:w="100" w:type="dxa"/>
              <w:bottom w:w="80" w:type="dxa"/>
              <w:right w:w="100" w:type="dxa"/>
            </w:tcMar>
            <w:vAlign w:val="center"/>
          </w:tcPr>
          <w:p w14:paraId="506155E7" w14:textId="4546E527" w:rsidR="00021B9B" w:rsidRPr="00CB7396" w:rsidRDefault="006761A0">
            <w:pPr>
              <w:rPr>
                <w:sz w:val="24"/>
                <w:szCs w:val="24"/>
              </w:rPr>
            </w:pPr>
            <w:r w:rsidRPr="00CB7396">
              <w:rPr>
                <w:color w:val="000000"/>
                <w:sz w:val="24"/>
                <w:szCs w:val="24"/>
              </w:rPr>
              <w:t xml:space="preserve"> </w:t>
            </w:r>
            <w:r w:rsidR="00C42710" w:rsidRPr="00CB7396">
              <w:rPr>
                <w:color w:val="000000"/>
                <w:sz w:val="24"/>
                <w:szCs w:val="24"/>
              </w:rPr>
              <w:t>Stores course information including Course ID, course name, duration, and associated department.</w:t>
            </w:r>
          </w:p>
        </w:tc>
      </w:tr>
      <w:tr w:rsidR="00021B9B" w14:paraId="014CE44E" w14:textId="77777777">
        <w:tc>
          <w:tcPr>
            <w:tcW w:w="700" w:type="dxa"/>
            <w:tcMar>
              <w:top w:w="80" w:type="dxa"/>
              <w:left w:w="100" w:type="dxa"/>
              <w:bottom w:w="80" w:type="dxa"/>
              <w:right w:w="100" w:type="dxa"/>
            </w:tcMar>
            <w:vAlign w:val="center"/>
          </w:tcPr>
          <w:p w14:paraId="6BEE08BF" w14:textId="77777777" w:rsidR="00021B9B" w:rsidRPr="00CB7396" w:rsidRDefault="006761A0">
            <w:pPr>
              <w:rPr>
                <w:sz w:val="24"/>
                <w:szCs w:val="24"/>
              </w:rPr>
            </w:pPr>
            <w:r w:rsidRPr="00CB7396">
              <w:rPr>
                <w:color w:val="000000"/>
                <w:sz w:val="24"/>
                <w:szCs w:val="24"/>
              </w:rPr>
              <w:t xml:space="preserve"> </w:t>
            </w:r>
          </w:p>
        </w:tc>
        <w:tc>
          <w:tcPr>
            <w:tcW w:w="2600" w:type="dxa"/>
            <w:tcMar>
              <w:top w:w="80" w:type="dxa"/>
              <w:left w:w="100" w:type="dxa"/>
              <w:bottom w:w="80" w:type="dxa"/>
              <w:right w:w="100" w:type="dxa"/>
            </w:tcMar>
            <w:vAlign w:val="center"/>
          </w:tcPr>
          <w:p w14:paraId="25D282CC" w14:textId="42BA91B8" w:rsidR="00021B9B" w:rsidRPr="00CB7396" w:rsidRDefault="006761A0">
            <w:pPr>
              <w:rPr>
                <w:sz w:val="24"/>
                <w:szCs w:val="24"/>
              </w:rPr>
            </w:pPr>
            <w:r w:rsidRPr="00CB7396">
              <w:rPr>
                <w:color w:val="000000"/>
                <w:sz w:val="24"/>
                <w:szCs w:val="24"/>
              </w:rPr>
              <w:t xml:space="preserve"> </w:t>
            </w:r>
            <w:r w:rsidR="00C42710" w:rsidRPr="00CB7396">
              <w:rPr>
                <w:color w:val="000000"/>
                <w:sz w:val="24"/>
                <w:szCs w:val="24"/>
              </w:rPr>
              <w:t>Subject Management</w:t>
            </w:r>
          </w:p>
        </w:tc>
        <w:tc>
          <w:tcPr>
            <w:tcW w:w="6100" w:type="dxa"/>
            <w:tcMar>
              <w:top w:w="80" w:type="dxa"/>
              <w:left w:w="100" w:type="dxa"/>
              <w:bottom w:w="80" w:type="dxa"/>
              <w:right w:w="100" w:type="dxa"/>
            </w:tcMar>
            <w:vAlign w:val="center"/>
          </w:tcPr>
          <w:p w14:paraId="17F085E2" w14:textId="09402C31" w:rsidR="00021B9B" w:rsidRPr="00CB7396" w:rsidRDefault="006761A0">
            <w:pPr>
              <w:rPr>
                <w:sz w:val="24"/>
                <w:szCs w:val="24"/>
              </w:rPr>
            </w:pPr>
            <w:r w:rsidRPr="00CB7396">
              <w:rPr>
                <w:color w:val="000000"/>
                <w:sz w:val="24"/>
                <w:szCs w:val="24"/>
              </w:rPr>
              <w:t xml:space="preserve"> </w:t>
            </w:r>
            <w:r w:rsidR="00862261" w:rsidRPr="00CB7396">
              <w:rPr>
                <w:color w:val="000000"/>
                <w:sz w:val="24"/>
                <w:szCs w:val="24"/>
              </w:rPr>
              <w:t>Manages subjects with Subject ID, subject name, credits, semester, course, and assigned faculty.</w:t>
            </w:r>
          </w:p>
        </w:tc>
      </w:tr>
      <w:tr w:rsidR="00021B9B" w14:paraId="35F0DB2C" w14:textId="77777777">
        <w:tc>
          <w:tcPr>
            <w:tcW w:w="700" w:type="dxa"/>
            <w:tcMar>
              <w:top w:w="80" w:type="dxa"/>
              <w:left w:w="100" w:type="dxa"/>
              <w:bottom w:w="80" w:type="dxa"/>
              <w:right w:w="100" w:type="dxa"/>
            </w:tcMar>
            <w:vAlign w:val="center"/>
          </w:tcPr>
          <w:p w14:paraId="7DDF3676" w14:textId="77777777" w:rsidR="00021B9B" w:rsidRPr="00CB7396" w:rsidRDefault="006761A0">
            <w:pPr>
              <w:rPr>
                <w:sz w:val="24"/>
                <w:szCs w:val="24"/>
              </w:rPr>
            </w:pPr>
            <w:r w:rsidRPr="00CB7396">
              <w:rPr>
                <w:color w:val="000000"/>
                <w:sz w:val="24"/>
                <w:szCs w:val="24"/>
              </w:rPr>
              <w:t xml:space="preserve"> </w:t>
            </w:r>
          </w:p>
        </w:tc>
        <w:tc>
          <w:tcPr>
            <w:tcW w:w="2600" w:type="dxa"/>
            <w:tcMar>
              <w:top w:w="80" w:type="dxa"/>
              <w:left w:w="100" w:type="dxa"/>
              <w:bottom w:w="80" w:type="dxa"/>
              <w:right w:w="100" w:type="dxa"/>
            </w:tcMar>
            <w:vAlign w:val="center"/>
          </w:tcPr>
          <w:p w14:paraId="77393A8F" w14:textId="4BED9FA0" w:rsidR="00021B9B" w:rsidRPr="00CB7396" w:rsidRDefault="006761A0">
            <w:pPr>
              <w:rPr>
                <w:sz w:val="24"/>
                <w:szCs w:val="24"/>
              </w:rPr>
            </w:pPr>
            <w:r w:rsidRPr="00CB7396">
              <w:rPr>
                <w:color w:val="000000"/>
                <w:sz w:val="24"/>
                <w:szCs w:val="24"/>
              </w:rPr>
              <w:t xml:space="preserve"> </w:t>
            </w:r>
            <w:proofErr w:type="spellStart"/>
            <w:r w:rsidR="00862261" w:rsidRPr="00CB7396">
              <w:rPr>
                <w:color w:val="000000"/>
                <w:sz w:val="24"/>
                <w:szCs w:val="24"/>
              </w:rPr>
              <w:t>Enrollment</w:t>
            </w:r>
            <w:proofErr w:type="spellEnd"/>
            <w:r w:rsidR="00862261" w:rsidRPr="00CB7396">
              <w:rPr>
                <w:color w:val="000000"/>
                <w:sz w:val="24"/>
                <w:szCs w:val="24"/>
              </w:rPr>
              <w:t xml:space="preserve"> Management</w:t>
            </w:r>
          </w:p>
        </w:tc>
        <w:tc>
          <w:tcPr>
            <w:tcW w:w="6100" w:type="dxa"/>
            <w:tcMar>
              <w:top w:w="80" w:type="dxa"/>
              <w:left w:w="100" w:type="dxa"/>
              <w:bottom w:w="80" w:type="dxa"/>
              <w:right w:w="100" w:type="dxa"/>
            </w:tcMar>
            <w:vAlign w:val="center"/>
          </w:tcPr>
          <w:p w14:paraId="698888B1" w14:textId="0CA6F756" w:rsidR="00021B9B" w:rsidRPr="00CB7396" w:rsidRDefault="006761A0">
            <w:pPr>
              <w:rPr>
                <w:sz w:val="24"/>
                <w:szCs w:val="24"/>
              </w:rPr>
            </w:pPr>
            <w:r w:rsidRPr="00CB7396">
              <w:rPr>
                <w:color w:val="000000"/>
                <w:sz w:val="24"/>
                <w:szCs w:val="24"/>
              </w:rPr>
              <w:t xml:space="preserve"> </w:t>
            </w:r>
            <w:r w:rsidR="00862261" w:rsidRPr="00CB7396">
              <w:rPr>
                <w:color w:val="000000"/>
                <w:sz w:val="24"/>
                <w:szCs w:val="24"/>
              </w:rPr>
              <w:t xml:space="preserve">Records student </w:t>
            </w:r>
            <w:proofErr w:type="spellStart"/>
            <w:r w:rsidR="00862261" w:rsidRPr="00CB7396">
              <w:rPr>
                <w:color w:val="000000"/>
                <w:sz w:val="24"/>
                <w:szCs w:val="24"/>
              </w:rPr>
              <w:t>enrollment</w:t>
            </w:r>
            <w:proofErr w:type="spellEnd"/>
            <w:r w:rsidR="00862261" w:rsidRPr="00CB7396">
              <w:rPr>
                <w:color w:val="000000"/>
                <w:sz w:val="24"/>
                <w:szCs w:val="24"/>
              </w:rPr>
              <w:t xml:space="preserve"> in courses using </w:t>
            </w:r>
            <w:proofErr w:type="spellStart"/>
            <w:r w:rsidR="00862261" w:rsidRPr="00CB7396">
              <w:rPr>
                <w:color w:val="000000"/>
                <w:sz w:val="24"/>
                <w:szCs w:val="24"/>
              </w:rPr>
              <w:t>Enrollment</w:t>
            </w:r>
            <w:proofErr w:type="spellEnd"/>
            <w:r w:rsidR="00862261" w:rsidRPr="00CB7396">
              <w:rPr>
                <w:color w:val="000000"/>
                <w:sz w:val="24"/>
                <w:szCs w:val="24"/>
              </w:rPr>
              <w:t xml:space="preserve"> ID, Student ID, Course ID, and </w:t>
            </w:r>
            <w:proofErr w:type="spellStart"/>
            <w:r w:rsidR="00862261" w:rsidRPr="00CB7396">
              <w:rPr>
                <w:color w:val="000000"/>
                <w:sz w:val="24"/>
                <w:szCs w:val="24"/>
              </w:rPr>
              <w:t>enrollment</w:t>
            </w:r>
            <w:proofErr w:type="spellEnd"/>
            <w:r w:rsidR="00862261" w:rsidRPr="00CB7396">
              <w:rPr>
                <w:color w:val="000000"/>
                <w:sz w:val="24"/>
                <w:szCs w:val="24"/>
              </w:rPr>
              <w:t xml:space="preserve"> date.</w:t>
            </w:r>
          </w:p>
        </w:tc>
      </w:tr>
    </w:tbl>
    <w:p w14:paraId="7414FDE6" w14:textId="77777777" w:rsidR="00021B9B" w:rsidRDefault="00021B9B">
      <w:pPr>
        <w:spacing w:before="300"/>
      </w:pPr>
    </w:p>
    <w:p w14:paraId="645D555E" w14:textId="77777777" w:rsidR="00021B9B" w:rsidRDefault="006761A0">
      <w:pPr>
        <w:pStyle w:val="Heading1"/>
        <w:spacing w:before="420" w:after="200"/>
      </w:pPr>
      <w:bookmarkStart w:id="23" w:name="_Toc240137385"/>
      <w:r>
        <w:rPr>
          <w:b/>
          <w:bCs/>
          <w:color w:val="17375E"/>
          <w:sz w:val="30"/>
          <w:szCs w:val="30"/>
        </w:rPr>
        <w:t>9. GITHUB REPOSITORY &amp; TEAM RESPONSIBILITIES</w:t>
      </w:r>
      <w:bookmarkEnd w:id="23"/>
    </w:p>
    <w:p w14:paraId="1486BFB0" w14:textId="28EA2DCE" w:rsidR="00021B9B" w:rsidRDefault="006761A0">
      <w:pPr>
        <w:spacing w:after="160"/>
      </w:pPr>
      <w:r>
        <w:rPr>
          <w:sz w:val="22"/>
          <w:szCs w:val="22"/>
        </w:rPr>
        <w:t xml:space="preserve">Repository Link: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800"/>
        <w:gridCol w:w="2200"/>
      </w:tblGrid>
      <w:tr w:rsidR="00021B9B" w14:paraId="507CBDE6" w14:textId="77777777">
        <w:trPr>
          <w:tblHeader/>
        </w:trPr>
        <w:tc>
          <w:tcPr>
            <w:tcW w:w="2400" w:type="dxa"/>
            <w:shd w:val="clear" w:color="auto" w:fill="FF6600"/>
            <w:tcMar>
              <w:top w:w="80" w:type="dxa"/>
              <w:left w:w="100" w:type="dxa"/>
              <w:bottom w:w="80" w:type="dxa"/>
              <w:right w:w="100" w:type="dxa"/>
            </w:tcMar>
            <w:vAlign w:val="center"/>
          </w:tcPr>
          <w:p w14:paraId="10747A9D" w14:textId="77777777" w:rsidR="00021B9B" w:rsidRDefault="006761A0">
            <w:pPr>
              <w:jc w:val="center"/>
            </w:pPr>
            <w:r>
              <w:rPr>
                <w:b/>
                <w:bCs/>
                <w:color w:val="FFFFFF"/>
              </w:rPr>
              <w:t>Student Name</w:t>
            </w:r>
          </w:p>
        </w:tc>
        <w:tc>
          <w:tcPr>
            <w:tcW w:w="1800" w:type="dxa"/>
            <w:shd w:val="clear" w:color="auto" w:fill="FF6600"/>
            <w:tcMar>
              <w:top w:w="80" w:type="dxa"/>
              <w:left w:w="100" w:type="dxa"/>
              <w:bottom w:w="80" w:type="dxa"/>
              <w:right w:w="100" w:type="dxa"/>
            </w:tcMar>
            <w:vAlign w:val="center"/>
          </w:tcPr>
          <w:p w14:paraId="5F908AF0" w14:textId="77777777" w:rsidR="00021B9B" w:rsidRDefault="006761A0">
            <w:pPr>
              <w:jc w:val="center"/>
            </w:pPr>
            <w:r>
              <w:rPr>
                <w:b/>
                <w:bCs/>
                <w:color w:val="FFFFFF"/>
              </w:rPr>
              <w:t>Roll Number</w:t>
            </w:r>
          </w:p>
        </w:tc>
        <w:tc>
          <w:tcPr>
            <w:tcW w:w="2800" w:type="dxa"/>
            <w:shd w:val="clear" w:color="auto" w:fill="FF6600"/>
            <w:tcMar>
              <w:top w:w="80" w:type="dxa"/>
              <w:left w:w="100" w:type="dxa"/>
              <w:bottom w:w="80" w:type="dxa"/>
              <w:right w:w="100" w:type="dxa"/>
            </w:tcMar>
            <w:vAlign w:val="center"/>
          </w:tcPr>
          <w:p w14:paraId="472EF1FA" w14:textId="77777777" w:rsidR="00021B9B" w:rsidRDefault="006761A0">
            <w:pPr>
              <w:jc w:val="center"/>
            </w:pPr>
            <w:r>
              <w:rPr>
                <w:b/>
                <w:bCs/>
                <w:color w:val="FFFFFF"/>
              </w:rPr>
              <w:t>Role / Responsibility</w:t>
            </w:r>
          </w:p>
        </w:tc>
        <w:tc>
          <w:tcPr>
            <w:tcW w:w="2200" w:type="dxa"/>
            <w:shd w:val="clear" w:color="auto" w:fill="FF6600"/>
            <w:tcMar>
              <w:top w:w="80" w:type="dxa"/>
              <w:left w:w="100" w:type="dxa"/>
              <w:bottom w:w="80" w:type="dxa"/>
              <w:right w:w="100" w:type="dxa"/>
            </w:tcMar>
            <w:vAlign w:val="center"/>
          </w:tcPr>
          <w:p w14:paraId="6F05E706" w14:textId="77777777" w:rsidR="00021B9B" w:rsidRDefault="006761A0">
            <w:pPr>
              <w:jc w:val="center"/>
            </w:pPr>
            <w:r>
              <w:rPr>
                <w:b/>
                <w:bCs/>
                <w:color w:val="FFFFFF"/>
              </w:rPr>
              <w:t>Contribution Status</w:t>
            </w:r>
          </w:p>
        </w:tc>
      </w:tr>
      <w:tr w:rsidR="00021B9B" w14:paraId="3C0EA86D" w14:textId="77777777">
        <w:tc>
          <w:tcPr>
            <w:tcW w:w="2400" w:type="dxa"/>
            <w:tcMar>
              <w:top w:w="80" w:type="dxa"/>
              <w:left w:w="100" w:type="dxa"/>
              <w:bottom w:w="80" w:type="dxa"/>
              <w:right w:w="100" w:type="dxa"/>
            </w:tcMar>
            <w:vAlign w:val="center"/>
          </w:tcPr>
          <w:p w14:paraId="5C8E0FF9" w14:textId="7C739BE2" w:rsidR="00021B9B" w:rsidRPr="004F170B" w:rsidRDefault="006761A0">
            <w:pPr>
              <w:rPr>
                <w:sz w:val="24"/>
                <w:szCs w:val="24"/>
              </w:rPr>
            </w:pPr>
            <w:r>
              <w:rPr>
                <w:color w:val="000000"/>
              </w:rPr>
              <w:t xml:space="preserve"> </w:t>
            </w:r>
            <w:proofErr w:type="gramStart"/>
            <w:r w:rsidR="004F170B" w:rsidRPr="004F170B">
              <w:rPr>
                <w:color w:val="000000" w:themeColor="text1"/>
                <w:sz w:val="24"/>
                <w:szCs w:val="24"/>
                <w:lang w:val="en-US"/>
              </w:rPr>
              <w:t>P.THANU</w:t>
            </w:r>
            <w:proofErr w:type="gramEnd"/>
            <w:r w:rsidR="004F170B" w:rsidRPr="004F170B">
              <w:rPr>
                <w:color w:val="000000" w:themeColor="text1"/>
                <w:sz w:val="24"/>
                <w:szCs w:val="24"/>
                <w:lang w:val="en-US"/>
              </w:rPr>
              <w:t xml:space="preserve"> SREE</w:t>
            </w:r>
          </w:p>
        </w:tc>
        <w:tc>
          <w:tcPr>
            <w:tcW w:w="1800" w:type="dxa"/>
            <w:tcMar>
              <w:top w:w="80" w:type="dxa"/>
              <w:left w:w="100" w:type="dxa"/>
              <w:bottom w:w="80" w:type="dxa"/>
              <w:right w:w="100" w:type="dxa"/>
            </w:tcMar>
            <w:vAlign w:val="center"/>
          </w:tcPr>
          <w:p w14:paraId="5107A11E" w14:textId="3EFFE9A3" w:rsidR="00021B9B" w:rsidRPr="00CE046C" w:rsidRDefault="006761A0">
            <w:pPr>
              <w:rPr>
                <w:sz w:val="24"/>
                <w:szCs w:val="24"/>
              </w:rPr>
            </w:pPr>
            <w:r>
              <w:rPr>
                <w:color w:val="000000"/>
              </w:rPr>
              <w:t xml:space="preserve"> </w:t>
            </w:r>
            <w:r w:rsidR="006652A8" w:rsidRPr="00CE046C">
              <w:rPr>
                <w:color w:val="000000"/>
                <w:sz w:val="24"/>
                <w:szCs w:val="24"/>
              </w:rPr>
              <w:t>25B11AI</w:t>
            </w:r>
            <w:r w:rsidR="006652A8">
              <w:rPr>
                <w:color w:val="000000"/>
                <w:sz w:val="24"/>
                <w:szCs w:val="24"/>
              </w:rPr>
              <w:t>946</w:t>
            </w:r>
          </w:p>
        </w:tc>
        <w:tc>
          <w:tcPr>
            <w:tcW w:w="2800" w:type="dxa"/>
            <w:tcMar>
              <w:top w:w="80" w:type="dxa"/>
              <w:left w:w="100" w:type="dxa"/>
              <w:bottom w:w="80" w:type="dxa"/>
              <w:right w:w="100" w:type="dxa"/>
            </w:tcMar>
            <w:vAlign w:val="center"/>
          </w:tcPr>
          <w:p w14:paraId="2CBCD7B0" w14:textId="77777777" w:rsidR="00021B9B" w:rsidRDefault="006761A0">
            <w:r>
              <w:rPr>
                <w:color w:val="000000"/>
              </w:rPr>
              <w:t xml:space="preserve"> </w:t>
            </w:r>
          </w:p>
        </w:tc>
        <w:tc>
          <w:tcPr>
            <w:tcW w:w="2200" w:type="dxa"/>
            <w:tcMar>
              <w:top w:w="80" w:type="dxa"/>
              <w:left w:w="100" w:type="dxa"/>
              <w:bottom w:w="80" w:type="dxa"/>
              <w:right w:w="100" w:type="dxa"/>
            </w:tcMar>
            <w:vAlign w:val="center"/>
          </w:tcPr>
          <w:p w14:paraId="63AB41F8" w14:textId="77777777" w:rsidR="00021B9B" w:rsidRDefault="006761A0">
            <w:r>
              <w:rPr>
                <w:color w:val="000000"/>
              </w:rPr>
              <w:t xml:space="preserve"> </w:t>
            </w:r>
          </w:p>
        </w:tc>
      </w:tr>
      <w:tr w:rsidR="00021B9B" w14:paraId="0E7A98EA" w14:textId="77777777">
        <w:tc>
          <w:tcPr>
            <w:tcW w:w="2400" w:type="dxa"/>
            <w:tcMar>
              <w:top w:w="80" w:type="dxa"/>
              <w:left w:w="100" w:type="dxa"/>
              <w:bottom w:w="80" w:type="dxa"/>
              <w:right w:w="100" w:type="dxa"/>
            </w:tcMar>
            <w:vAlign w:val="center"/>
          </w:tcPr>
          <w:p w14:paraId="19603591" w14:textId="39CAA42E" w:rsidR="00021B9B" w:rsidRPr="002B1CC5" w:rsidRDefault="006761A0">
            <w:pPr>
              <w:rPr>
                <w:sz w:val="24"/>
                <w:szCs w:val="24"/>
              </w:rPr>
            </w:pPr>
            <w:r>
              <w:rPr>
                <w:color w:val="000000"/>
              </w:rPr>
              <w:t xml:space="preserve"> </w:t>
            </w:r>
            <w:proofErr w:type="gramStart"/>
            <w:r w:rsidR="002B1CC5" w:rsidRPr="002B1CC5">
              <w:rPr>
                <w:color w:val="000000" w:themeColor="text1"/>
                <w:sz w:val="24"/>
                <w:szCs w:val="24"/>
                <w:lang w:val="en-US"/>
              </w:rPr>
              <w:t>G.PARDHIVA</w:t>
            </w:r>
            <w:proofErr w:type="gramEnd"/>
            <w:r w:rsidR="002B1CC5" w:rsidRPr="002B1CC5">
              <w:rPr>
                <w:color w:val="000000" w:themeColor="text1"/>
                <w:sz w:val="24"/>
                <w:szCs w:val="24"/>
                <w:lang w:val="en-US"/>
              </w:rPr>
              <w:t xml:space="preserve"> SAI</w:t>
            </w:r>
          </w:p>
        </w:tc>
        <w:tc>
          <w:tcPr>
            <w:tcW w:w="1800" w:type="dxa"/>
            <w:tcMar>
              <w:top w:w="80" w:type="dxa"/>
              <w:left w:w="100" w:type="dxa"/>
              <w:bottom w:w="80" w:type="dxa"/>
              <w:right w:w="100" w:type="dxa"/>
            </w:tcMar>
            <w:vAlign w:val="center"/>
          </w:tcPr>
          <w:p w14:paraId="1AF3B898" w14:textId="640D3AFE" w:rsidR="00021B9B" w:rsidRDefault="006761A0">
            <w:r>
              <w:rPr>
                <w:color w:val="000000"/>
              </w:rPr>
              <w:t xml:space="preserve"> </w:t>
            </w:r>
            <w:r w:rsidR="006652A8" w:rsidRPr="00CE046C">
              <w:rPr>
                <w:color w:val="000000"/>
                <w:sz w:val="24"/>
                <w:szCs w:val="24"/>
              </w:rPr>
              <w:t>25B11AI</w:t>
            </w:r>
            <w:r w:rsidR="00693A55">
              <w:rPr>
                <w:color w:val="000000"/>
                <w:sz w:val="24"/>
                <w:szCs w:val="24"/>
              </w:rPr>
              <w:t>346</w:t>
            </w:r>
          </w:p>
        </w:tc>
        <w:tc>
          <w:tcPr>
            <w:tcW w:w="2800" w:type="dxa"/>
            <w:tcMar>
              <w:top w:w="80" w:type="dxa"/>
              <w:left w:w="100" w:type="dxa"/>
              <w:bottom w:w="80" w:type="dxa"/>
              <w:right w:w="100" w:type="dxa"/>
            </w:tcMar>
            <w:vAlign w:val="center"/>
          </w:tcPr>
          <w:p w14:paraId="12FD6C8C" w14:textId="77777777" w:rsidR="00021B9B" w:rsidRDefault="006761A0">
            <w:r>
              <w:rPr>
                <w:color w:val="000000"/>
              </w:rPr>
              <w:t xml:space="preserve"> </w:t>
            </w:r>
          </w:p>
        </w:tc>
        <w:tc>
          <w:tcPr>
            <w:tcW w:w="2200" w:type="dxa"/>
            <w:tcMar>
              <w:top w:w="80" w:type="dxa"/>
              <w:left w:w="100" w:type="dxa"/>
              <w:bottom w:w="80" w:type="dxa"/>
              <w:right w:w="100" w:type="dxa"/>
            </w:tcMar>
            <w:vAlign w:val="center"/>
          </w:tcPr>
          <w:p w14:paraId="1F39FBB9" w14:textId="77777777" w:rsidR="00021B9B" w:rsidRDefault="006761A0">
            <w:r>
              <w:rPr>
                <w:color w:val="000000"/>
              </w:rPr>
              <w:t xml:space="preserve"> </w:t>
            </w:r>
          </w:p>
        </w:tc>
      </w:tr>
      <w:tr w:rsidR="00021B9B" w14:paraId="185CEEA1" w14:textId="77777777">
        <w:tc>
          <w:tcPr>
            <w:tcW w:w="2400" w:type="dxa"/>
            <w:tcMar>
              <w:top w:w="80" w:type="dxa"/>
              <w:left w:w="100" w:type="dxa"/>
              <w:bottom w:w="80" w:type="dxa"/>
              <w:right w:w="100" w:type="dxa"/>
            </w:tcMar>
            <w:vAlign w:val="center"/>
          </w:tcPr>
          <w:p w14:paraId="1048FF09" w14:textId="5485A714" w:rsidR="00021B9B" w:rsidRPr="002B1CC5" w:rsidRDefault="006761A0">
            <w:pPr>
              <w:rPr>
                <w:sz w:val="24"/>
                <w:szCs w:val="24"/>
              </w:rPr>
            </w:pPr>
            <w:r>
              <w:rPr>
                <w:color w:val="000000"/>
              </w:rPr>
              <w:t xml:space="preserve"> </w:t>
            </w:r>
            <w:proofErr w:type="gramStart"/>
            <w:r w:rsidR="002B1CC5" w:rsidRPr="002B1CC5">
              <w:rPr>
                <w:color w:val="000000"/>
                <w:sz w:val="24"/>
                <w:szCs w:val="24"/>
              </w:rPr>
              <w:t>K.SANDEEP</w:t>
            </w:r>
            <w:proofErr w:type="gramEnd"/>
          </w:p>
        </w:tc>
        <w:tc>
          <w:tcPr>
            <w:tcW w:w="1800" w:type="dxa"/>
            <w:tcMar>
              <w:top w:w="80" w:type="dxa"/>
              <w:left w:w="100" w:type="dxa"/>
              <w:bottom w:w="80" w:type="dxa"/>
              <w:right w:w="100" w:type="dxa"/>
            </w:tcMar>
            <w:vAlign w:val="center"/>
          </w:tcPr>
          <w:p w14:paraId="5B6CAE52" w14:textId="01512909" w:rsidR="00021B9B" w:rsidRDefault="006761A0">
            <w:r>
              <w:rPr>
                <w:color w:val="000000"/>
              </w:rPr>
              <w:t xml:space="preserve"> </w:t>
            </w:r>
            <w:r w:rsidR="006652A8" w:rsidRPr="00CE046C">
              <w:rPr>
                <w:color w:val="000000"/>
                <w:sz w:val="24"/>
                <w:szCs w:val="24"/>
              </w:rPr>
              <w:t>25B11AI</w:t>
            </w:r>
            <w:r w:rsidR="006652A8">
              <w:rPr>
                <w:color w:val="000000"/>
                <w:sz w:val="24"/>
                <w:szCs w:val="24"/>
              </w:rPr>
              <w:t>524</w:t>
            </w:r>
          </w:p>
        </w:tc>
        <w:tc>
          <w:tcPr>
            <w:tcW w:w="2800" w:type="dxa"/>
            <w:tcMar>
              <w:top w:w="80" w:type="dxa"/>
              <w:left w:w="100" w:type="dxa"/>
              <w:bottom w:w="80" w:type="dxa"/>
              <w:right w:w="100" w:type="dxa"/>
            </w:tcMar>
            <w:vAlign w:val="center"/>
          </w:tcPr>
          <w:p w14:paraId="73686683" w14:textId="77777777" w:rsidR="00021B9B" w:rsidRDefault="006761A0">
            <w:r>
              <w:rPr>
                <w:color w:val="000000"/>
              </w:rPr>
              <w:t xml:space="preserve"> </w:t>
            </w:r>
          </w:p>
        </w:tc>
        <w:tc>
          <w:tcPr>
            <w:tcW w:w="2200" w:type="dxa"/>
            <w:tcMar>
              <w:top w:w="80" w:type="dxa"/>
              <w:left w:w="100" w:type="dxa"/>
              <w:bottom w:w="80" w:type="dxa"/>
              <w:right w:w="100" w:type="dxa"/>
            </w:tcMar>
            <w:vAlign w:val="center"/>
          </w:tcPr>
          <w:p w14:paraId="0731B0EB" w14:textId="77777777" w:rsidR="00021B9B" w:rsidRDefault="006761A0">
            <w:r>
              <w:rPr>
                <w:color w:val="000000"/>
              </w:rPr>
              <w:t xml:space="preserve"> </w:t>
            </w:r>
          </w:p>
        </w:tc>
      </w:tr>
      <w:tr w:rsidR="00021B9B" w14:paraId="1DFCEB34" w14:textId="77777777">
        <w:tc>
          <w:tcPr>
            <w:tcW w:w="2400" w:type="dxa"/>
            <w:tcMar>
              <w:top w:w="80" w:type="dxa"/>
              <w:left w:w="100" w:type="dxa"/>
              <w:bottom w:w="80" w:type="dxa"/>
              <w:right w:w="100" w:type="dxa"/>
            </w:tcMar>
            <w:vAlign w:val="center"/>
          </w:tcPr>
          <w:p w14:paraId="403B665D" w14:textId="5D32CB59" w:rsidR="00021B9B" w:rsidRPr="002B1CC5" w:rsidRDefault="006761A0">
            <w:pPr>
              <w:rPr>
                <w:sz w:val="24"/>
                <w:szCs w:val="24"/>
              </w:rPr>
            </w:pPr>
            <w:r w:rsidRPr="002B1CC5">
              <w:rPr>
                <w:color w:val="000000"/>
                <w:sz w:val="24"/>
                <w:szCs w:val="24"/>
              </w:rPr>
              <w:t xml:space="preserve"> </w:t>
            </w:r>
            <w:r w:rsidR="002B1CC5" w:rsidRPr="002B1CC5">
              <w:rPr>
                <w:color w:val="000000" w:themeColor="text1"/>
                <w:sz w:val="24"/>
                <w:szCs w:val="24"/>
                <w:lang w:val="en-US"/>
              </w:rPr>
              <w:t>M. PADMAVATH</w:t>
            </w:r>
          </w:p>
        </w:tc>
        <w:tc>
          <w:tcPr>
            <w:tcW w:w="1800" w:type="dxa"/>
            <w:tcMar>
              <w:top w:w="80" w:type="dxa"/>
              <w:left w:w="100" w:type="dxa"/>
              <w:bottom w:w="80" w:type="dxa"/>
              <w:right w:w="100" w:type="dxa"/>
            </w:tcMar>
            <w:vAlign w:val="center"/>
          </w:tcPr>
          <w:p w14:paraId="41D2C963" w14:textId="1111AAFB" w:rsidR="00021B9B" w:rsidRDefault="006761A0">
            <w:r>
              <w:rPr>
                <w:color w:val="000000"/>
              </w:rPr>
              <w:t xml:space="preserve"> </w:t>
            </w:r>
            <w:r w:rsidR="006652A8" w:rsidRPr="00CE046C">
              <w:rPr>
                <w:color w:val="000000"/>
                <w:sz w:val="24"/>
                <w:szCs w:val="24"/>
              </w:rPr>
              <w:t>25B11AI</w:t>
            </w:r>
            <w:r w:rsidR="00693A55">
              <w:rPr>
                <w:color w:val="000000"/>
                <w:sz w:val="24"/>
                <w:szCs w:val="24"/>
              </w:rPr>
              <w:t>717</w:t>
            </w:r>
          </w:p>
        </w:tc>
        <w:tc>
          <w:tcPr>
            <w:tcW w:w="2800" w:type="dxa"/>
            <w:tcMar>
              <w:top w:w="80" w:type="dxa"/>
              <w:left w:w="100" w:type="dxa"/>
              <w:bottom w:w="80" w:type="dxa"/>
              <w:right w:w="100" w:type="dxa"/>
            </w:tcMar>
            <w:vAlign w:val="center"/>
          </w:tcPr>
          <w:p w14:paraId="4E84BF5E" w14:textId="77777777" w:rsidR="00021B9B" w:rsidRDefault="006761A0">
            <w:r>
              <w:rPr>
                <w:color w:val="000000"/>
              </w:rPr>
              <w:t xml:space="preserve"> </w:t>
            </w:r>
          </w:p>
        </w:tc>
        <w:tc>
          <w:tcPr>
            <w:tcW w:w="2200" w:type="dxa"/>
            <w:tcMar>
              <w:top w:w="80" w:type="dxa"/>
              <w:left w:w="100" w:type="dxa"/>
              <w:bottom w:w="80" w:type="dxa"/>
              <w:right w:w="100" w:type="dxa"/>
            </w:tcMar>
            <w:vAlign w:val="center"/>
          </w:tcPr>
          <w:p w14:paraId="55AE6246" w14:textId="77777777" w:rsidR="00021B9B" w:rsidRDefault="006761A0">
            <w:r>
              <w:rPr>
                <w:color w:val="000000"/>
              </w:rPr>
              <w:t xml:space="preserve"> </w:t>
            </w:r>
          </w:p>
        </w:tc>
      </w:tr>
    </w:tbl>
    <w:p w14:paraId="0AD7E038" w14:textId="77777777" w:rsidR="00021B9B" w:rsidRDefault="006761A0">
      <w:r>
        <w:br w:type="page"/>
      </w:r>
    </w:p>
    <w:p w14:paraId="16C16BE9" w14:textId="77777777" w:rsidR="00021B9B" w:rsidRDefault="006761A0">
      <w:pPr>
        <w:pStyle w:val="Heading1"/>
        <w:spacing w:before="420" w:after="200"/>
      </w:pPr>
      <w:bookmarkStart w:id="24" w:name="_Toc240137386"/>
      <w:r>
        <w:rPr>
          <w:b/>
          <w:bCs/>
          <w:color w:val="17375E"/>
          <w:sz w:val="30"/>
          <w:szCs w:val="30"/>
        </w:rPr>
        <w:lastRenderedPageBreak/>
        <w:t>10. ENHANCEMENTS &amp; FUTURE IMPROVEMENTS</w:t>
      </w:r>
      <w:bookmarkEnd w:id="24"/>
    </w:p>
    <w:p w14:paraId="78970A63" w14:textId="77777777" w:rsidR="008922BE" w:rsidRPr="008922BE" w:rsidRDefault="008922BE" w:rsidP="008922BE">
      <w:pPr>
        <w:spacing w:after="200"/>
        <w:rPr>
          <w:sz w:val="24"/>
          <w:szCs w:val="24"/>
        </w:rPr>
      </w:pPr>
      <w:r w:rsidRPr="008922BE">
        <w:rPr>
          <w:sz w:val="24"/>
          <w:szCs w:val="24"/>
        </w:rPr>
        <w:t>The University Academic Management System can be further enhanced to improve usability, security, performance, and scalability. The following improvements are planned for future development:</w:t>
      </w:r>
    </w:p>
    <w:p w14:paraId="5576686E" w14:textId="77777777" w:rsidR="008922BE" w:rsidRPr="008922BE" w:rsidRDefault="008922BE" w:rsidP="008922BE">
      <w:pPr>
        <w:numPr>
          <w:ilvl w:val="0"/>
          <w:numId w:val="8"/>
        </w:numPr>
        <w:spacing w:after="200"/>
        <w:rPr>
          <w:sz w:val="24"/>
          <w:szCs w:val="24"/>
        </w:rPr>
      </w:pPr>
      <w:r w:rsidRPr="008922BE">
        <w:rPr>
          <w:b/>
          <w:bCs/>
          <w:sz w:val="24"/>
          <w:szCs w:val="24"/>
        </w:rPr>
        <w:t>User Interface Integration</w:t>
      </w:r>
      <w:r w:rsidRPr="008922BE">
        <w:rPr>
          <w:sz w:val="24"/>
          <w:szCs w:val="24"/>
        </w:rPr>
        <w:br/>
        <w:t>A user-friendly web or desktop interface can be developed to allow students, faculty, and administrators to access the system easily.</w:t>
      </w:r>
    </w:p>
    <w:p w14:paraId="3A913687" w14:textId="77777777" w:rsidR="008922BE" w:rsidRPr="008922BE" w:rsidRDefault="008922BE" w:rsidP="008922BE">
      <w:pPr>
        <w:numPr>
          <w:ilvl w:val="0"/>
          <w:numId w:val="8"/>
        </w:numPr>
        <w:spacing w:after="200"/>
        <w:rPr>
          <w:sz w:val="24"/>
          <w:szCs w:val="24"/>
        </w:rPr>
      </w:pPr>
      <w:r w:rsidRPr="008922BE">
        <w:rPr>
          <w:b/>
          <w:bCs/>
          <w:sz w:val="24"/>
          <w:szCs w:val="24"/>
        </w:rPr>
        <w:t>Authentication and Security</w:t>
      </w:r>
      <w:r w:rsidRPr="008922BE">
        <w:rPr>
          <w:sz w:val="24"/>
          <w:szCs w:val="24"/>
        </w:rPr>
        <w:br/>
        <w:t>Login authentication and role-based access control can be implemented to ensure that only authorized users can access or modify academic information.</w:t>
      </w:r>
    </w:p>
    <w:p w14:paraId="6FE5A877" w14:textId="77777777" w:rsidR="008922BE" w:rsidRPr="008922BE" w:rsidRDefault="008922BE" w:rsidP="008922BE">
      <w:pPr>
        <w:numPr>
          <w:ilvl w:val="0"/>
          <w:numId w:val="8"/>
        </w:numPr>
        <w:spacing w:after="200"/>
        <w:rPr>
          <w:sz w:val="24"/>
          <w:szCs w:val="24"/>
        </w:rPr>
      </w:pPr>
      <w:r w:rsidRPr="008922BE">
        <w:rPr>
          <w:b/>
          <w:bCs/>
          <w:sz w:val="24"/>
          <w:szCs w:val="24"/>
        </w:rPr>
        <w:t>Automated Reports</w:t>
      </w:r>
      <w:r w:rsidRPr="008922BE">
        <w:rPr>
          <w:sz w:val="24"/>
          <w:szCs w:val="24"/>
        </w:rPr>
        <w:br/>
        <w:t>The system can generate automated reports for student records, course information, examinations, and attendance.</w:t>
      </w:r>
    </w:p>
    <w:p w14:paraId="587CCBC0" w14:textId="77777777" w:rsidR="008922BE" w:rsidRPr="008922BE" w:rsidRDefault="008922BE" w:rsidP="008922BE">
      <w:pPr>
        <w:numPr>
          <w:ilvl w:val="0"/>
          <w:numId w:val="8"/>
        </w:numPr>
        <w:spacing w:after="200"/>
        <w:rPr>
          <w:sz w:val="24"/>
          <w:szCs w:val="24"/>
        </w:rPr>
      </w:pPr>
      <w:r w:rsidRPr="008922BE">
        <w:rPr>
          <w:b/>
          <w:bCs/>
          <w:sz w:val="24"/>
          <w:szCs w:val="24"/>
        </w:rPr>
        <w:t>Result Management</w:t>
      </w:r>
      <w:r w:rsidRPr="008922BE">
        <w:rPr>
          <w:sz w:val="24"/>
          <w:szCs w:val="24"/>
        </w:rPr>
        <w:br/>
        <w:t>A result management module can be added to store marks, calculate grades, and generate examination results.</w:t>
      </w:r>
    </w:p>
    <w:p w14:paraId="46A15B98" w14:textId="77777777" w:rsidR="008922BE" w:rsidRPr="008922BE" w:rsidRDefault="008922BE" w:rsidP="008922BE">
      <w:pPr>
        <w:numPr>
          <w:ilvl w:val="0"/>
          <w:numId w:val="8"/>
        </w:numPr>
        <w:spacing w:after="200"/>
        <w:rPr>
          <w:sz w:val="24"/>
          <w:szCs w:val="24"/>
        </w:rPr>
      </w:pPr>
      <w:r w:rsidRPr="008922BE">
        <w:rPr>
          <w:b/>
          <w:bCs/>
          <w:sz w:val="24"/>
          <w:szCs w:val="24"/>
        </w:rPr>
        <w:t>Attendance Reports</w:t>
      </w:r>
      <w:r w:rsidRPr="008922BE">
        <w:rPr>
          <w:sz w:val="24"/>
          <w:szCs w:val="24"/>
        </w:rPr>
        <w:br/>
        <w:t>Attendance percentage and detailed attendance reports can be generated for students and subjects.</w:t>
      </w:r>
    </w:p>
    <w:p w14:paraId="37439DB4" w14:textId="77777777" w:rsidR="008922BE" w:rsidRPr="008922BE" w:rsidRDefault="008922BE" w:rsidP="008922BE">
      <w:pPr>
        <w:numPr>
          <w:ilvl w:val="0"/>
          <w:numId w:val="8"/>
        </w:numPr>
        <w:spacing w:after="200"/>
        <w:rPr>
          <w:sz w:val="24"/>
          <w:szCs w:val="24"/>
        </w:rPr>
      </w:pPr>
      <w:r w:rsidRPr="008922BE">
        <w:rPr>
          <w:b/>
          <w:bCs/>
          <w:sz w:val="24"/>
          <w:szCs w:val="24"/>
        </w:rPr>
        <w:t>Performance Improvements</w:t>
      </w:r>
      <w:r w:rsidRPr="008922BE">
        <w:rPr>
          <w:sz w:val="24"/>
          <w:szCs w:val="24"/>
        </w:rPr>
        <w:br/>
        <w:t>Indexing and query optimization can be introduced to improve database performance when the amount of academic data increases.</w:t>
      </w:r>
    </w:p>
    <w:p w14:paraId="3805C0CF" w14:textId="77777777" w:rsidR="008922BE" w:rsidRPr="008922BE" w:rsidRDefault="008922BE" w:rsidP="008922BE">
      <w:pPr>
        <w:numPr>
          <w:ilvl w:val="0"/>
          <w:numId w:val="8"/>
        </w:numPr>
        <w:spacing w:after="200"/>
        <w:rPr>
          <w:sz w:val="24"/>
          <w:szCs w:val="24"/>
        </w:rPr>
      </w:pPr>
      <w:r w:rsidRPr="008922BE">
        <w:rPr>
          <w:b/>
          <w:bCs/>
          <w:sz w:val="24"/>
          <w:szCs w:val="24"/>
        </w:rPr>
        <w:t>Scalability</w:t>
      </w:r>
      <w:r w:rsidRPr="008922BE">
        <w:rPr>
          <w:sz w:val="24"/>
          <w:szCs w:val="24"/>
        </w:rPr>
        <w:br/>
        <w:t>The database can be enhanced to support a larger number of students, faculty members, courses, subjects, and departments in the future.</w:t>
      </w:r>
    </w:p>
    <w:p w14:paraId="4FC28470" w14:textId="77777777" w:rsidR="008922BE" w:rsidRPr="008922BE" w:rsidRDefault="008922BE" w:rsidP="008922BE">
      <w:pPr>
        <w:spacing w:after="200"/>
        <w:rPr>
          <w:sz w:val="24"/>
          <w:szCs w:val="24"/>
        </w:rPr>
      </w:pPr>
      <w:r w:rsidRPr="008922BE">
        <w:rPr>
          <w:sz w:val="24"/>
          <w:szCs w:val="24"/>
        </w:rPr>
        <w:t>These enhancements can make the University Academic Management System more efficient, secure, user-friendly, and suitable for real-world academic administration.</w:t>
      </w:r>
    </w:p>
    <w:p w14:paraId="48794D13" w14:textId="38E37907" w:rsidR="00963707" w:rsidRPr="00963707" w:rsidRDefault="0033738C" w:rsidP="00B954C0">
      <w:pPr>
        <w:spacing w:after="200"/>
        <w:rPr>
          <w:vanish/>
        </w:rPr>
      </w:pPr>
      <w:r>
        <w:rPr>
          <w:vanish/>
        </w:rPr>
        <w:br w:type="textWrapping" w:clear="all"/>
      </w:r>
    </w:p>
    <w:p w14:paraId="52D75F22" w14:textId="77777777" w:rsidR="00963707" w:rsidRDefault="00963707" w:rsidP="00B954C0">
      <w:pPr>
        <w:spacing w:after="200"/>
      </w:pPr>
    </w:p>
    <w:p w14:paraId="0B23E625" w14:textId="77777777" w:rsidR="00021B9B" w:rsidRDefault="006761A0">
      <w:pPr>
        <w:pBdr>
          <w:bottom w:val="single" w:sz="4" w:space="1" w:color="BFBFBF"/>
        </w:pBdr>
        <w:spacing w:after="240"/>
      </w:pPr>
      <w:r>
        <w:t xml:space="preserve"> </w:t>
      </w:r>
    </w:p>
    <w:p w14:paraId="7B40D275" w14:textId="77777777" w:rsidR="00021B9B" w:rsidRDefault="006761A0">
      <w:pPr>
        <w:pBdr>
          <w:bottom w:val="single" w:sz="4" w:space="1" w:color="BFBFBF"/>
        </w:pBdr>
        <w:spacing w:after="240"/>
      </w:pPr>
      <w:r>
        <w:t xml:space="preserve"> </w:t>
      </w:r>
    </w:p>
    <w:p w14:paraId="4A4DBCE1" w14:textId="77777777" w:rsidR="008922BE" w:rsidRDefault="008922BE">
      <w:pPr>
        <w:pBdr>
          <w:bottom w:val="single" w:sz="4" w:space="1" w:color="BFBFBF"/>
        </w:pBdr>
        <w:spacing w:after="240"/>
      </w:pPr>
    </w:p>
    <w:p w14:paraId="00D6DB7A" w14:textId="77777777" w:rsidR="00021B9B" w:rsidRDefault="006761A0">
      <w:pPr>
        <w:pBdr>
          <w:bottom w:val="single" w:sz="4" w:space="1" w:color="BFBFBF"/>
        </w:pBdr>
        <w:spacing w:after="240"/>
      </w:pPr>
      <w:r>
        <w:t xml:space="preserve"> </w:t>
      </w:r>
    </w:p>
    <w:p w14:paraId="4DAE8C4B" w14:textId="77777777" w:rsidR="00021B9B" w:rsidRDefault="006761A0">
      <w:pPr>
        <w:pBdr>
          <w:bottom w:val="single" w:sz="4" w:space="1" w:color="BFBFBF"/>
        </w:pBdr>
        <w:spacing w:after="240"/>
      </w:pPr>
      <w:r>
        <w:t xml:space="preserve"> </w:t>
      </w:r>
    </w:p>
    <w:p w14:paraId="3C490332" w14:textId="77777777" w:rsidR="00021B9B" w:rsidRDefault="006761A0">
      <w:pPr>
        <w:pBdr>
          <w:bottom w:val="single" w:sz="4" w:space="1" w:color="BFBFBF"/>
        </w:pBdr>
        <w:spacing w:after="240"/>
      </w:pPr>
      <w:r>
        <w:t xml:space="preserve"> </w:t>
      </w:r>
    </w:p>
    <w:p w14:paraId="580C7452" w14:textId="77777777" w:rsidR="00021B9B" w:rsidRDefault="006761A0">
      <w:pPr>
        <w:pStyle w:val="Heading1"/>
        <w:spacing w:before="420" w:after="200"/>
      </w:pPr>
      <w:bookmarkStart w:id="25" w:name="_Toc240137387"/>
      <w:r>
        <w:rPr>
          <w:b/>
          <w:bCs/>
          <w:color w:val="17375E"/>
          <w:sz w:val="30"/>
          <w:szCs w:val="30"/>
        </w:rPr>
        <w:lastRenderedPageBreak/>
        <w:t>11. CONCLUSION</w:t>
      </w:r>
      <w:bookmarkEnd w:id="25"/>
    </w:p>
    <w:p w14:paraId="135C2892" w14:textId="77777777" w:rsidR="00877401" w:rsidRPr="008E164C" w:rsidRDefault="00877401" w:rsidP="00CC2D85">
      <w:pPr>
        <w:spacing w:after="200"/>
        <w:jc w:val="both"/>
        <w:rPr>
          <w:sz w:val="28"/>
          <w:szCs w:val="28"/>
        </w:rPr>
      </w:pPr>
      <w:r w:rsidRPr="008E164C">
        <w:rPr>
          <w:sz w:val="28"/>
          <w:szCs w:val="28"/>
        </w:rPr>
        <w:t xml:space="preserve">The University Academic Management System provides a centralized database for managing important academic information efficiently. The system manages students, faculty, departments, courses, subjects, </w:t>
      </w:r>
      <w:proofErr w:type="spellStart"/>
      <w:r w:rsidRPr="008E164C">
        <w:rPr>
          <w:sz w:val="28"/>
          <w:szCs w:val="28"/>
        </w:rPr>
        <w:t>enrollment</w:t>
      </w:r>
      <w:proofErr w:type="spellEnd"/>
      <w:r w:rsidRPr="008E164C">
        <w:rPr>
          <w:sz w:val="28"/>
          <w:szCs w:val="28"/>
        </w:rPr>
        <w:t>, examinations, and attendance in an organized manner.</w:t>
      </w:r>
    </w:p>
    <w:p w14:paraId="518D3637" w14:textId="77777777" w:rsidR="00877401" w:rsidRPr="008E164C" w:rsidRDefault="00877401" w:rsidP="00CC2D85">
      <w:pPr>
        <w:spacing w:after="200"/>
        <w:jc w:val="both"/>
        <w:rPr>
          <w:sz w:val="28"/>
          <w:szCs w:val="28"/>
        </w:rPr>
      </w:pPr>
      <w:r w:rsidRPr="008E164C">
        <w:rPr>
          <w:sz w:val="28"/>
          <w:szCs w:val="28"/>
        </w:rPr>
        <w:t>The project demonstrates important DBMS concepts including entity identification, ER design, relational database schema, Primary Keys, Foreign Keys, database constraints, sample data insertion, DDL, DML, DQL, CRUD operations, JOIN queries, aggregate functions, GROUP BY, and views.</w:t>
      </w:r>
    </w:p>
    <w:p w14:paraId="3165B944" w14:textId="77777777" w:rsidR="00877401" w:rsidRPr="008E164C" w:rsidRDefault="00877401" w:rsidP="00CC2D85">
      <w:pPr>
        <w:spacing w:after="200"/>
        <w:jc w:val="both"/>
        <w:rPr>
          <w:sz w:val="28"/>
          <w:szCs w:val="28"/>
        </w:rPr>
      </w:pPr>
      <w:r w:rsidRPr="008E164C">
        <w:rPr>
          <w:sz w:val="28"/>
          <w:szCs w:val="28"/>
        </w:rPr>
        <w:t>Data integrity and consistency are maintained using Primary Key, Foreign Key, NOT NULL, UNIQUE, CHECK, and DEFAULT constraints. These constraints help prevent duplicate records,</w:t>
      </w:r>
      <w:r w:rsidRPr="00CC2D85">
        <w:rPr>
          <w:sz w:val="32"/>
          <w:szCs w:val="32"/>
        </w:rPr>
        <w:t xml:space="preserve"> </w:t>
      </w:r>
      <w:r w:rsidRPr="008E164C">
        <w:rPr>
          <w:sz w:val="28"/>
          <w:szCs w:val="28"/>
        </w:rPr>
        <w:t>invalid values, missing important data, and incorrect relationships between tables.</w:t>
      </w:r>
    </w:p>
    <w:p w14:paraId="742AC597" w14:textId="77777777" w:rsidR="00877401" w:rsidRPr="00CC2D85" w:rsidRDefault="00877401" w:rsidP="00CC2D85">
      <w:pPr>
        <w:spacing w:after="200"/>
        <w:jc w:val="both"/>
        <w:rPr>
          <w:sz w:val="32"/>
          <w:szCs w:val="32"/>
        </w:rPr>
      </w:pPr>
    </w:p>
    <w:p w14:paraId="11D1CFE6" w14:textId="77777777" w:rsidR="00021B9B" w:rsidRDefault="006761A0">
      <w:pPr>
        <w:pBdr>
          <w:bottom w:val="single" w:sz="4" w:space="1" w:color="BFBFBF"/>
        </w:pBdr>
        <w:spacing w:after="240"/>
      </w:pPr>
      <w:r>
        <w:t xml:space="preserve"> </w:t>
      </w:r>
    </w:p>
    <w:p w14:paraId="39216D04" w14:textId="77777777" w:rsidR="00021B9B" w:rsidRDefault="006761A0">
      <w:pPr>
        <w:pBdr>
          <w:bottom w:val="single" w:sz="4" w:space="1" w:color="BFBFBF"/>
        </w:pBdr>
        <w:spacing w:after="240"/>
      </w:pPr>
      <w:r>
        <w:t xml:space="preserve"> </w:t>
      </w:r>
    </w:p>
    <w:p w14:paraId="526010B6" w14:textId="77777777" w:rsidR="00021B9B" w:rsidRDefault="006761A0">
      <w:pPr>
        <w:pBdr>
          <w:bottom w:val="single" w:sz="4" w:space="1" w:color="BFBFBF"/>
        </w:pBdr>
        <w:spacing w:after="240"/>
      </w:pPr>
      <w:r>
        <w:t xml:space="preserve"> </w:t>
      </w:r>
    </w:p>
    <w:p w14:paraId="4A6E034A" w14:textId="77777777" w:rsidR="00021B9B" w:rsidRDefault="006761A0">
      <w:pPr>
        <w:pBdr>
          <w:bottom w:val="single" w:sz="4" w:space="1" w:color="BFBFBF"/>
        </w:pBdr>
        <w:spacing w:after="240"/>
      </w:pPr>
      <w:r>
        <w:t xml:space="preserve"> </w:t>
      </w:r>
    </w:p>
    <w:p w14:paraId="7980FA4E" w14:textId="77777777" w:rsidR="00021B9B" w:rsidRDefault="006761A0">
      <w:pPr>
        <w:pBdr>
          <w:bottom w:val="single" w:sz="4" w:space="1" w:color="BFBFBF"/>
        </w:pBdr>
        <w:spacing w:after="240"/>
      </w:pPr>
      <w:r>
        <w:t xml:space="preserve"> </w:t>
      </w:r>
    </w:p>
    <w:p w14:paraId="640F8D07" w14:textId="77777777" w:rsidR="00021B9B" w:rsidRDefault="006761A0">
      <w:r>
        <w:br w:type="page"/>
      </w:r>
    </w:p>
    <w:p w14:paraId="43A227C6" w14:textId="77777777" w:rsidR="00021B9B" w:rsidRDefault="006761A0">
      <w:pPr>
        <w:pStyle w:val="Heading1"/>
        <w:spacing w:before="420" w:after="200"/>
      </w:pPr>
      <w:bookmarkStart w:id="26" w:name="_Toc240137388"/>
      <w:r>
        <w:rPr>
          <w:b/>
          <w:bCs/>
          <w:color w:val="17375E"/>
          <w:sz w:val="30"/>
          <w:szCs w:val="30"/>
        </w:rPr>
        <w:lastRenderedPageBreak/>
        <w:t>12. REFERENCES</w:t>
      </w:r>
      <w:bookmarkEnd w:id="26"/>
    </w:p>
    <w:p w14:paraId="3436DE93" w14:textId="36A865C6" w:rsidR="00021B9B" w:rsidRPr="00722AF3" w:rsidRDefault="003421B7">
      <w:pPr>
        <w:pStyle w:val="ListParagraph"/>
        <w:numPr>
          <w:ilvl w:val="0"/>
          <w:numId w:val="3"/>
        </w:numPr>
        <w:spacing w:after="140"/>
        <w:rPr>
          <w:sz w:val="24"/>
          <w:szCs w:val="24"/>
        </w:rPr>
      </w:pPr>
      <w:r w:rsidRPr="00722AF3">
        <w:rPr>
          <w:sz w:val="24"/>
          <w:szCs w:val="24"/>
        </w:rPr>
        <w:t>PostgreSQL Documentation</w:t>
      </w:r>
      <w:r w:rsidR="006B59EC" w:rsidRPr="00722AF3">
        <w:rPr>
          <w:sz w:val="24"/>
          <w:szCs w:val="24"/>
        </w:rPr>
        <w:t xml:space="preserve"> </w:t>
      </w:r>
      <w:r w:rsidR="00FE2A03" w:rsidRPr="00722AF3">
        <w:rPr>
          <w:sz w:val="24"/>
          <w:szCs w:val="24"/>
        </w:rPr>
        <w:t>-</w:t>
      </w:r>
      <w:r w:rsidR="006B59EC" w:rsidRPr="00722AF3">
        <w:rPr>
          <w:sz w:val="24"/>
          <w:szCs w:val="24"/>
        </w:rPr>
        <w:t xml:space="preserve"> </w:t>
      </w:r>
      <w:r w:rsidR="00FE2A03" w:rsidRPr="00722AF3">
        <w:rPr>
          <w:sz w:val="24"/>
          <w:szCs w:val="24"/>
        </w:rPr>
        <w:t>https://www.postgresql.org/docs/</w:t>
      </w:r>
    </w:p>
    <w:p w14:paraId="38057F3A" w14:textId="1CC4638A" w:rsidR="00021B9B" w:rsidRPr="00722AF3" w:rsidRDefault="00F3042C">
      <w:pPr>
        <w:pStyle w:val="ListParagraph"/>
        <w:numPr>
          <w:ilvl w:val="0"/>
          <w:numId w:val="3"/>
        </w:numPr>
        <w:spacing w:after="140"/>
        <w:rPr>
          <w:sz w:val="24"/>
          <w:szCs w:val="24"/>
        </w:rPr>
      </w:pPr>
      <w:r w:rsidRPr="00722AF3">
        <w:rPr>
          <w:sz w:val="24"/>
          <w:szCs w:val="24"/>
        </w:rPr>
        <w:t>PostgreSQL SQL Commands Documentation</w:t>
      </w:r>
      <w:r w:rsidR="00E5246D" w:rsidRPr="00722AF3">
        <w:rPr>
          <w:sz w:val="24"/>
          <w:szCs w:val="24"/>
        </w:rPr>
        <w:t xml:space="preserve"> </w:t>
      </w:r>
      <w:r w:rsidRPr="00722AF3">
        <w:rPr>
          <w:sz w:val="24"/>
          <w:szCs w:val="24"/>
        </w:rPr>
        <w:t>-</w:t>
      </w:r>
      <w:r w:rsidR="00E5246D" w:rsidRPr="00722AF3">
        <w:rPr>
          <w:sz w:val="24"/>
          <w:szCs w:val="24"/>
        </w:rPr>
        <w:t xml:space="preserve"> https://www.postgresql.org/docs/current/sql.html</w:t>
      </w:r>
    </w:p>
    <w:p w14:paraId="45EE9508" w14:textId="78484B1F" w:rsidR="00021B9B" w:rsidRPr="00722AF3" w:rsidRDefault="00264D88">
      <w:pPr>
        <w:pStyle w:val="ListParagraph"/>
        <w:numPr>
          <w:ilvl w:val="0"/>
          <w:numId w:val="3"/>
        </w:numPr>
        <w:spacing w:after="140"/>
        <w:rPr>
          <w:sz w:val="24"/>
          <w:szCs w:val="24"/>
        </w:rPr>
      </w:pPr>
      <w:proofErr w:type="spellStart"/>
      <w:r w:rsidRPr="00722AF3">
        <w:rPr>
          <w:sz w:val="24"/>
          <w:szCs w:val="24"/>
        </w:rPr>
        <w:t>pgAdmin</w:t>
      </w:r>
      <w:proofErr w:type="spellEnd"/>
      <w:r w:rsidRPr="00722AF3">
        <w:rPr>
          <w:sz w:val="24"/>
          <w:szCs w:val="24"/>
        </w:rPr>
        <w:t xml:space="preserve"> </w:t>
      </w:r>
      <w:proofErr w:type="gramStart"/>
      <w:r w:rsidRPr="00722AF3">
        <w:rPr>
          <w:sz w:val="24"/>
          <w:szCs w:val="24"/>
        </w:rPr>
        <w:t>Documentation  -</w:t>
      </w:r>
      <w:proofErr w:type="gramEnd"/>
      <w:r w:rsidRPr="00722AF3">
        <w:rPr>
          <w:sz w:val="24"/>
          <w:szCs w:val="24"/>
        </w:rPr>
        <w:t xml:space="preserve"> https://www.pgadmin.org/docs/</w:t>
      </w:r>
    </w:p>
    <w:p w14:paraId="6CD84040" w14:textId="7593A2DF" w:rsidR="00021B9B" w:rsidRPr="00722AF3" w:rsidRDefault="0094647D">
      <w:pPr>
        <w:pStyle w:val="ListParagraph"/>
        <w:numPr>
          <w:ilvl w:val="0"/>
          <w:numId w:val="3"/>
        </w:numPr>
        <w:spacing w:after="140"/>
        <w:rPr>
          <w:sz w:val="24"/>
          <w:szCs w:val="24"/>
        </w:rPr>
      </w:pPr>
      <w:r w:rsidRPr="00722AF3">
        <w:rPr>
          <w:sz w:val="24"/>
          <w:szCs w:val="24"/>
        </w:rPr>
        <w:t xml:space="preserve">Silberschatz, A., Korth, H. F., &amp; Sudarshan, S. </w:t>
      </w:r>
      <w:r w:rsidRPr="00722AF3">
        <w:rPr>
          <w:i/>
          <w:iCs/>
          <w:sz w:val="24"/>
          <w:szCs w:val="24"/>
        </w:rPr>
        <w:t>Database System Concepts</w:t>
      </w:r>
      <w:r w:rsidRPr="00722AF3">
        <w:rPr>
          <w:sz w:val="24"/>
          <w:szCs w:val="24"/>
        </w:rPr>
        <w:t>. McGraw-Hill.</w:t>
      </w:r>
    </w:p>
    <w:p w14:paraId="27C7A5E9" w14:textId="586CBA24" w:rsidR="00021B9B" w:rsidRDefault="00722AF3" w:rsidP="009113D8">
      <w:pPr>
        <w:pStyle w:val="ListParagraph"/>
        <w:numPr>
          <w:ilvl w:val="0"/>
          <w:numId w:val="3"/>
        </w:numPr>
        <w:spacing w:after="140"/>
      </w:pPr>
      <w:r w:rsidRPr="00722AF3">
        <w:rPr>
          <w:sz w:val="24"/>
          <w:szCs w:val="24"/>
        </w:rPr>
        <w:t xml:space="preserve">Elmasri, R. &amp; Navathe, S. B. </w:t>
      </w:r>
      <w:r w:rsidRPr="00722AF3">
        <w:rPr>
          <w:i/>
          <w:iCs/>
          <w:sz w:val="24"/>
          <w:szCs w:val="24"/>
        </w:rPr>
        <w:t>Fundamentals of Database Systems</w:t>
      </w:r>
      <w:r w:rsidRPr="00722AF3">
        <w:rPr>
          <w:sz w:val="24"/>
          <w:szCs w:val="24"/>
        </w:rPr>
        <w:t>. Pearson</w:t>
      </w:r>
      <w:r w:rsidRPr="00722AF3">
        <w:t>.</w:t>
      </w:r>
    </w:p>
    <w:p w14:paraId="31349A49" w14:textId="0C22E192" w:rsidR="00021B9B" w:rsidRDefault="006761A0">
      <w:pPr>
        <w:pStyle w:val="Heading1"/>
        <w:spacing w:before="420" w:after="200"/>
      </w:pPr>
      <w:bookmarkStart w:id="27" w:name="_Toc240137389"/>
      <w:r>
        <w:rPr>
          <w:b/>
          <w:bCs/>
          <w:color w:val="17375E"/>
          <w:sz w:val="30"/>
          <w:szCs w:val="30"/>
        </w:rPr>
        <w:t>APPENDIX</w:t>
      </w:r>
      <w:bookmarkEnd w:id="27"/>
    </w:p>
    <w:p w14:paraId="4A0FB6AA" w14:textId="66FF5958" w:rsidR="00021B9B" w:rsidRDefault="006761A0">
      <w:pPr>
        <w:pStyle w:val="Heading2"/>
        <w:spacing w:before="280" w:after="160"/>
      </w:pPr>
      <w:bookmarkStart w:id="28" w:name="_Toc240137390"/>
      <w:r>
        <w:rPr>
          <w:b/>
          <w:bCs/>
          <w:color w:val="FF6600"/>
          <w:sz w:val="24"/>
          <w:szCs w:val="24"/>
        </w:rPr>
        <w:t>A. Complete SQL Script</w:t>
      </w:r>
      <w:bookmarkEnd w:id="28"/>
    </w:p>
    <w:p w14:paraId="04C6FAD5" w14:textId="15A0410D" w:rsidR="00206D78" w:rsidRPr="00722AF3" w:rsidRDefault="00722AF3" w:rsidP="00504400">
      <w:pPr>
        <w:spacing w:after="200"/>
        <w:rPr>
          <w:sz w:val="28"/>
          <w:szCs w:val="28"/>
        </w:rPr>
      </w:pPr>
      <w:r>
        <w:rPr>
          <w:sz w:val="28"/>
          <w:szCs w:val="28"/>
        </w:rPr>
        <w:t xml:space="preserve">  </w:t>
      </w:r>
      <w:r w:rsidR="00206D78" w:rsidRPr="00206D78">
        <w:rPr>
          <w:sz w:val="28"/>
          <w:szCs w:val="28"/>
        </w:rPr>
        <w:object w:dxaOrig="4501" w:dyaOrig="816" w14:anchorId="5B84C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42pt" o:ole="">
            <v:imagedata r:id="rId18" o:title=""/>
          </v:shape>
          <o:OLEObject Type="Embed" ProgID="Package" ShapeID="_x0000_i1025" DrawAspect="Content" ObjectID="_1851851065" r:id="rId19"/>
        </w:object>
      </w:r>
    </w:p>
    <w:p w14:paraId="4DB629C3" w14:textId="77777777" w:rsidR="00021B9B" w:rsidRDefault="006761A0">
      <w:pPr>
        <w:pStyle w:val="Heading2"/>
        <w:spacing w:before="280" w:after="160"/>
      </w:pPr>
      <w:bookmarkStart w:id="29" w:name="_Toc240137391"/>
      <w:r>
        <w:rPr>
          <w:b/>
          <w:bCs/>
          <w:color w:val="FF6600"/>
          <w:sz w:val="24"/>
          <w:szCs w:val="24"/>
        </w:rPr>
        <w:t>B. Additional Screenshots / Outputs</w:t>
      </w:r>
      <w:bookmarkEnd w:id="29"/>
    </w:p>
    <w:p w14:paraId="22DF0911" w14:textId="41C42DF2" w:rsidR="009113D8" w:rsidRPr="00B479C0" w:rsidRDefault="00B479C0" w:rsidP="00B479C0">
      <w:pPr>
        <w:pStyle w:val="ListParagraph"/>
        <w:numPr>
          <w:ilvl w:val="0"/>
          <w:numId w:val="9"/>
        </w:numPr>
        <w:spacing w:after="200"/>
        <w:rPr>
          <w:b/>
          <w:bCs/>
          <w:color w:val="000000" w:themeColor="text1"/>
          <w:sz w:val="28"/>
          <w:szCs w:val="28"/>
        </w:rPr>
      </w:pPr>
      <w:r w:rsidRPr="00B479C0">
        <w:rPr>
          <w:b/>
          <w:bCs/>
          <w:color w:val="000000" w:themeColor="text1"/>
          <w:sz w:val="28"/>
          <w:szCs w:val="28"/>
        </w:rPr>
        <w:t>Filter Subjects by Credits:</w:t>
      </w:r>
    </w:p>
    <w:p w14:paraId="2148302A" w14:textId="15AA760A" w:rsidR="00204C59" w:rsidRPr="009113D8" w:rsidRDefault="00504400" w:rsidP="009113D8">
      <w:pPr>
        <w:spacing w:after="200"/>
        <w:rPr>
          <w:i/>
          <w:iCs/>
          <w:color w:val="666666"/>
          <w:sz w:val="22"/>
          <w:szCs w:val="22"/>
        </w:rPr>
      </w:pPr>
      <w:r w:rsidRPr="00504400">
        <w:rPr>
          <w:i/>
          <w:iCs/>
          <w:noProof/>
          <w:color w:val="666666"/>
          <w:sz w:val="22"/>
          <w:szCs w:val="22"/>
        </w:rPr>
        <w:drawing>
          <wp:inline distT="0" distB="0" distL="0" distR="0" wp14:anchorId="440DA59A" wp14:editId="2A2D203F">
            <wp:extent cx="5943600" cy="3150235"/>
            <wp:effectExtent l="0" t="0" r="0" b="0"/>
            <wp:docPr id="99438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82359" name=""/>
                    <pic:cNvPicPr/>
                  </pic:nvPicPr>
                  <pic:blipFill>
                    <a:blip r:embed="rId20"/>
                    <a:stretch>
                      <a:fillRect/>
                    </a:stretch>
                  </pic:blipFill>
                  <pic:spPr>
                    <a:xfrm>
                      <a:off x="0" y="0"/>
                      <a:ext cx="5943600" cy="3150235"/>
                    </a:xfrm>
                    <a:prstGeom prst="rect">
                      <a:avLst/>
                    </a:prstGeom>
                  </pic:spPr>
                </pic:pic>
              </a:graphicData>
            </a:graphic>
          </wp:inline>
        </w:drawing>
      </w:r>
    </w:p>
    <w:p w14:paraId="07C430BA" w14:textId="78B154CD" w:rsidR="009113D8" w:rsidRPr="009113D8" w:rsidRDefault="009113D8" w:rsidP="008C175E">
      <w:pPr>
        <w:spacing w:after="200"/>
        <w:jc w:val="both"/>
        <w:rPr>
          <w:b/>
          <w:bCs/>
          <w:sz w:val="28"/>
          <w:szCs w:val="28"/>
        </w:rPr>
      </w:pPr>
      <w:r>
        <w:rPr>
          <w:b/>
          <w:bCs/>
          <w:sz w:val="28"/>
          <w:szCs w:val="28"/>
        </w:rPr>
        <w:t>2</w:t>
      </w:r>
      <w:r w:rsidRPr="009113D8">
        <w:rPr>
          <w:b/>
          <w:bCs/>
          <w:sz w:val="28"/>
          <w:szCs w:val="28"/>
        </w:rPr>
        <w:t xml:space="preserve">. Find the highest subject </w:t>
      </w:r>
      <w:proofErr w:type="gramStart"/>
      <w:r w:rsidRPr="009113D8">
        <w:rPr>
          <w:b/>
          <w:bCs/>
          <w:sz w:val="28"/>
          <w:szCs w:val="28"/>
        </w:rPr>
        <w:t>credits</w:t>
      </w:r>
      <w:r>
        <w:rPr>
          <w:b/>
          <w:bCs/>
          <w:sz w:val="28"/>
          <w:szCs w:val="28"/>
        </w:rPr>
        <w:t xml:space="preserve"> :</w:t>
      </w:r>
      <w:proofErr w:type="gramEnd"/>
    </w:p>
    <w:p w14:paraId="6F560123" w14:textId="6788D79B" w:rsidR="009113D8" w:rsidRDefault="00DC63C4" w:rsidP="008C175E">
      <w:pPr>
        <w:spacing w:after="200"/>
        <w:jc w:val="both"/>
        <w:rPr>
          <w:sz w:val="28"/>
          <w:szCs w:val="28"/>
        </w:rPr>
      </w:pPr>
      <w:r w:rsidRPr="00DC63C4">
        <w:rPr>
          <w:noProof/>
          <w:sz w:val="28"/>
          <w:szCs w:val="28"/>
        </w:rPr>
        <w:lastRenderedPageBreak/>
        <w:drawing>
          <wp:inline distT="0" distB="0" distL="0" distR="0" wp14:anchorId="10B7E055" wp14:editId="4763E6A1">
            <wp:extent cx="5943600" cy="2496185"/>
            <wp:effectExtent l="0" t="0" r="0" b="0"/>
            <wp:docPr id="109108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81426" name=""/>
                    <pic:cNvPicPr/>
                  </pic:nvPicPr>
                  <pic:blipFill>
                    <a:blip r:embed="rId21"/>
                    <a:stretch>
                      <a:fillRect/>
                    </a:stretch>
                  </pic:blipFill>
                  <pic:spPr>
                    <a:xfrm>
                      <a:off x="0" y="0"/>
                      <a:ext cx="5943600" cy="2496185"/>
                    </a:xfrm>
                    <a:prstGeom prst="rect">
                      <a:avLst/>
                    </a:prstGeom>
                  </pic:spPr>
                </pic:pic>
              </a:graphicData>
            </a:graphic>
          </wp:inline>
        </w:drawing>
      </w:r>
    </w:p>
    <w:p w14:paraId="5D99C7E9" w14:textId="27DE0518" w:rsidR="00DC63C4" w:rsidRPr="00204C59" w:rsidRDefault="004E42E1" w:rsidP="008C175E">
      <w:pPr>
        <w:spacing w:after="200"/>
        <w:jc w:val="both"/>
        <w:rPr>
          <w:b/>
          <w:bCs/>
          <w:sz w:val="28"/>
          <w:szCs w:val="28"/>
        </w:rPr>
      </w:pPr>
      <w:r w:rsidRPr="00204C59">
        <w:rPr>
          <w:b/>
          <w:bCs/>
          <w:sz w:val="28"/>
          <w:szCs w:val="28"/>
        </w:rPr>
        <w:t>3.</w:t>
      </w:r>
      <w:r w:rsidR="00204C59" w:rsidRPr="00204C59">
        <w:rPr>
          <w:b/>
          <w:bCs/>
          <w:sz w:val="27"/>
          <w:szCs w:val="27"/>
        </w:rPr>
        <w:t xml:space="preserve"> </w:t>
      </w:r>
      <w:r w:rsidR="00204C59" w:rsidRPr="00204C59">
        <w:rPr>
          <w:b/>
          <w:bCs/>
          <w:sz w:val="28"/>
          <w:szCs w:val="28"/>
        </w:rPr>
        <w:t xml:space="preserve">Subjects grouped by </w:t>
      </w:r>
      <w:proofErr w:type="gramStart"/>
      <w:r w:rsidR="00204C59" w:rsidRPr="00204C59">
        <w:rPr>
          <w:b/>
          <w:bCs/>
          <w:sz w:val="28"/>
          <w:szCs w:val="28"/>
        </w:rPr>
        <w:t>semester</w:t>
      </w:r>
      <w:r w:rsidR="00204C59">
        <w:rPr>
          <w:b/>
          <w:bCs/>
          <w:sz w:val="28"/>
          <w:szCs w:val="28"/>
        </w:rPr>
        <w:t xml:space="preserve"> :</w:t>
      </w:r>
      <w:proofErr w:type="gramEnd"/>
    </w:p>
    <w:p w14:paraId="3208CA99" w14:textId="76314175" w:rsidR="00DC63C4" w:rsidRPr="0044637F" w:rsidRDefault="004E42E1" w:rsidP="008C175E">
      <w:pPr>
        <w:spacing w:after="200"/>
        <w:jc w:val="both"/>
        <w:rPr>
          <w:sz w:val="28"/>
          <w:szCs w:val="28"/>
        </w:rPr>
      </w:pPr>
      <w:r w:rsidRPr="004E42E1">
        <w:rPr>
          <w:noProof/>
          <w:sz w:val="28"/>
          <w:szCs w:val="28"/>
        </w:rPr>
        <w:drawing>
          <wp:inline distT="0" distB="0" distL="0" distR="0" wp14:anchorId="5AA918E4" wp14:editId="3D5C1892">
            <wp:extent cx="5943600" cy="2940685"/>
            <wp:effectExtent l="0" t="0" r="0" b="0"/>
            <wp:docPr id="78717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72393" name=""/>
                    <pic:cNvPicPr/>
                  </pic:nvPicPr>
                  <pic:blipFill>
                    <a:blip r:embed="rId22"/>
                    <a:stretch>
                      <a:fillRect/>
                    </a:stretch>
                  </pic:blipFill>
                  <pic:spPr>
                    <a:xfrm>
                      <a:off x="0" y="0"/>
                      <a:ext cx="5943600" cy="2940685"/>
                    </a:xfrm>
                    <a:prstGeom prst="rect">
                      <a:avLst/>
                    </a:prstGeom>
                  </pic:spPr>
                </pic:pic>
              </a:graphicData>
            </a:graphic>
          </wp:inline>
        </w:drawing>
      </w:r>
    </w:p>
    <w:sectPr w:rsidR="00DC63C4" w:rsidRPr="004463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539"/>
    <w:multiLevelType w:val="hybridMultilevel"/>
    <w:tmpl w:val="ADDA0682"/>
    <w:lvl w:ilvl="0" w:tplc="05FABA12">
      <w:start w:val="1"/>
      <w:numFmt w:val="bullet"/>
      <w:lvlText w:val="•"/>
      <w:lvlJc w:val="left"/>
      <w:pPr>
        <w:ind w:left="460" w:hanging="260"/>
      </w:pPr>
    </w:lvl>
    <w:lvl w:ilvl="1" w:tplc="C8307A92">
      <w:numFmt w:val="decimal"/>
      <w:lvlText w:val=""/>
      <w:lvlJc w:val="left"/>
    </w:lvl>
    <w:lvl w:ilvl="2" w:tplc="D6228174">
      <w:numFmt w:val="decimal"/>
      <w:lvlText w:val=""/>
      <w:lvlJc w:val="left"/>
    </w:lvl>
    <w:lvl w:ilvl="3" w:tplc="AE685412">
      <w:numFmt w:val="decimal"/>
      <w:lvlText w:val=""/>
      <w:lvlJc w:val="left"/>
    </w:lvl>
    <w:lvl w:ilvl="4" w:tplc="8BCED288">
      <w:numFmt w:val="decimal"/>
      <w:lvlText w:val=""/>
      <w:lvlJc w:val="left"/>
    </w:lvl>
    <w:lvl w:ilvl="5" w:tplc="64A47318">
      <w:numFmt w:val="decimal"/>
      <w:lvlText w:val=""/>
      <w:lvlJc w:val="left"/>
    </w:lvl>
    <w:lvl w:ilvl="6" w:tplc="EAF8C348">
      <w:numFmt w:val="decimal"/>
      <w:lvlText w:val=""/>
      <w:lvlJc w:val="left"/>
    </w:lvl>
    <w:lvl w:ilvl="7" w:tplc="15141BB6">
      <w:numFmt w:val="decimal"/>
      <w:lvlText w:val=""/>
      <w:lvlJc w:val="left"/>
    </w:lvl>
    <w:lvl w:ilvl="8" w:tplc="84E6152E">
      <w:numFmt w:val="decimal"/>
      <w:lvlText w:val=""/>
      <w:lvlJc w:val="left"/>
    </w:lvl>
  </w:abstractNum>
  <w:abstractNum w:abstractNumId="1" w15:restartNumberingAfterBreak="0">
    <w:nsid w:val="2B865FD7"/>
    <w:multiLevelType w:val="hybridMultilevel"/>
    <w:tmpl w:val="007AC9FC"/>
    <w:lvl w:ilvl="0" w:tplc="4C8C12AE">
      <w:start w:val="1"/>
      <w:numFmt w:val="bullet"/>
      <w:lvlText w:val="•"/>
      <w:lvlJc w:val="left"/>
      <w:pPr>
        <w:tabs>
          <w:tab w:val="num" w:pos="720"/>
        </w:tabs>
        <w:ind w:left="720" w:hanging="360"/>
      </w:pPr>
      <w:rPr>
        <w:rFonts w:ascii="Arial" w:hAnsi="Arial" w:hint="default"/>
      </w:rPr>
    </w:lvl>
    <w:lvl w:ilvl="1" w:tplc="E2C2B796" w:tentative="1">
      <w:start w:val="1"/>
      <w:numFmt w:val="bullet"/>
      <w:lvlText w:val="•"/>
      <w:lvlJc w:val="left"/>
      <w:pPr>
        <w:tabs>
          <w:tab w:val="num" w:pos="1440"/>
        </w:tabs>
        <w:ind w:left="1440" w:hanging="360"/>
      </w:pPr>
      <w:rPr>
        <w:rFonts w:ascii="Arial" w:hAnsi="Arial" w:hint="default"/>
      </w:rPr>
    </w:lvl>
    <w:lvl w:ilvl="2" w:tplc="84682DF6" w:tentative="1">
      <w:start w:val="1"/>
      <w:numFmt w:val="bullet"/>
      <w:lvlText w:val="•"/>
      <w:lvlJc w:val="left"/>
      <w:pPr>
        <w:tabs>
          <w:tab w:val="num" w:pos="2160"/>
        </w:tabs>
        <w:ind w:left="2160" w:hanging="360"/>
      </w:pPr>
      <w:rPr>
        <w:rFonts w:ascii="Arial" w:hAnsi="Arial" w:hint="default"/>
      </w:rPr>
    </w:lvl>
    <w:lvl w:ilvl="3" w:tplc="947E53D0" w:tentative="1">
      <w:start w:val="1"/>
      <w:numFmt w:val="bullet"/>
      <w:lvlText w:val="•"/>
      <w:lvlJc w:val="left"/>
      <w:pPr>
        <w:tabs>
          <w:tab w:val="num" w:pos="2880"/>
        </w:tabs>
        <w:ind w:left="2880" w:hanging="360"/>
      </w:pPr>
      <w:rPr>
        <w:rFonts w:ascii="Arial" w:hAnsi="Arial" w:hint="default"/>
      </w:rPr>
    </w:lvl>
    <w:lvl w:ilvl="4" w:tplc="CCFED330" w:tentative="1">
      <w:start w:val="1"/>
      <w:numFmt w:val="bullet"/>
      <w:lvlText w:val="•"/>
      <w:lvlJc w:val="left"/>
      <w:pPr>
        <w:tabs>
          <w:tab w:val="num" w:pos="3600"/>
        </w:tabs>
        <w:ind w:left="3600" w:hanging="360"/>
      </w:pPr>
      <w:rPr>
        <w:rFonts w:ascii="Arial" w:hAnsi="Arial" w:hint="default"/>
      </w:rPr>
    </w:lvl>
    <w:lvl w:ilvl="5" w:tplc="8324917E" w:tentative="1">
      <w:start w:val="1"/>
      <w:numFmt w:val="bullet"/>
      <w:lvlText w:val="•"/>
      <w:lvlJc w:val="left"/>
      <w:pPr>
        <w:tabs>
          <w:tab w:val="num" w:pos="4320"/>
        </w:tabs>
        <w:ind w:left="4320" w:hanging="360"/>
      </w:pPr>
      <w:rPr>
        <w:rFonts w:ascii="Arial" w:hAnsi="Arial" w:hint="default"/>
      </w:rPr>
    </w:lvl>
    <w:lvl w:ilvl="6" w:tplc="FD88F8FA" w:tentative="1">
      <w:start w:val="1"/>
      <w:numFmt w:val="bullet"/>
      <w:lvlText w:val="•"/>
      <w:lvlJc w:val="left"/>
      <w:pPr>
        <w:tabs>
          <w:tab w:val="num" w:pos="5040"/>
        </w:tabs>
        <w:ind w:left="5040" w:hanging="360"/>
      </w:pPr>
      <w:rPr>
        <w:rFonts w:ascii="Arial" w:hAnsi="Arial" w:hint="default"/>
      </w:rPr>
    </w:lvl>
    <w:lvl w:ilvl="7" w:tplc="36D4B24C" w:tentative="1">
      <w:start w:val="1"/>
      <w:numFmt w:val="bullet"/>
      <w:lvlText w:val="•"/>
      <w:lvlJc w:val="left"/>
      <w:pPr>
        <w:tabs>
          <w:tab w:val="num" w:pos="5760"/>
        </w:tabs>
        <w:ind w:left="5760" w:hanging="360"/>
      </w:pPr>
      <w:rPr>
        <w:rFonts w:ascii="Arial" w:hAnsi="Arial" w:hint="default"/>
      </w:rPr>
    </w:lvl>
    <w:lvl w:ilvl="8" w:tplc="931AF1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0B70996"/>
    <w:multiLevelType w:val="hybridMultilevel"/>
    <w:tmpl w:val="8C7A953E"/>
    <w:lvl w:ilvl="0" w:tplc="077A3D6C">
      <w:start w:val="1"/>
      <w:numFmt w:val="bullet"/>
      <w:lvlText w:val="●"/>
      <w:lvlJc w:val="left"/>
      <w:pPr>
        <w:ind w:left="720" w:hanging="360"/>
      </w:pPr>
    </w:lvl>
    <w:lvl w:ilvl="1" w:tplc="E5F22152">
      <w:start w:val="1"/>
      <w:numFmt w:val="bullet"/>
      <w:lvlText w:val="○"/>
      <w:lvlJc w:val="left"/>
      <w:pPr>
        <w:ind w:left="1440" w:hanging="360"/>
      </w:pPr>
    </w:lvl>
    <w:lvl w:ilvl="2" w:tplc="C12AFACA">
      <w:start w:val="1"/>
      <w:numFmt w:val="bullet"/>
      <w:lvlText w:val="■"/>
      <w:lvlJc w:val="left"/>
      <w:pPr>
        <w:ind w:left="2160" w:hanging="360"/>
      </w:pPr>
    </w:lvl>
    <w:lvl w:ilvl="3" w:tplc="9ED6069E">
      <w:start w:val="1"/>
      <w:numFmt w:val="bullet"/>
      <w:lvlText w:val="●"/>
      <w:lvlJc w:val="left"/>
      <w:pPr>
        <w:ind w:left="2880" w:hanging="360"/>
      </w:pPr>
    </w:lvl>
    <w:lvl w:ilvl="4" w:tplc="3DC28EEA">
      <w:start w:val="1"/>
      <w:numFmt w:val="bullet"/>
      <w:lvlText w:val="○"/>
      <w:lvlJc w:val="left"/>
      <w:pPr>
        <w:ind w:left="3600" w:hanging="360"/>
      </w:pPr>
    </w:lvl>
    <w:lvl w:ilvl="5" w:tplc="2EC48518">
      <w:start w:val="1"/>
      <w:numFmt w:val="bullet"/>
      <w:lvlText w:val="■"/>
      <w:lvlJc w:val="left"/>
      <w:pPr>
        <w:ind w:left="4320" w:hanging="360"/>
      </w:pPr>
    </w:lvl>
    <w:lvl w:ilvl="6" w:tplc="8FCE43E0">
      <w:start w:val="1"/>
      <w:numFmt w:val="bullet"/>
      <w:lvlText w:val="●"/>
      <w:lvlJc w:val="left"/>
      <w:pPr>
        <w:ind w:left="5040" w:hanging="360"/>
      </w:pPr>
    </w:lvl>
    <w:lvl w:ilvl="7" w:tplc="5F802FA4">
      <w:start w:val="1"/>
      <w:numFmt w:val="bullet"/>
      <w:lvlText w:val="●"/>
      <w:lvlJc w:val="left"/>
      <w:pPr>
        <w:ind w:left="5760" w:hanging="360"/>
      </w:pPr>
    </w:lvl>
    <w:lvl w:ilvl="8" w:tplc="F26809FC">
      <w:start w:val="1"/>
      <w:numFmt w:val="bullet"/>
      <w:lvlText w:val="●"/>
      <w:lvlJc w:val="left"/>
      <w:pPr>
        <w:ind w:left="6480" w:hanging="360"/>
      </w:pPr>
    </w:lvl>
  </w:abstractNum>
  <w:abstractNum w:abstractNumId="3" w15:restartNumberingAfterBreak="0">
    <w:nsid w:val="390F296B"/>
    <w:multiLevelType w:val="multilevel"/>
    <w:tmpl w:val="458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4A5ED7"/>
    <w:multiLevelType w:val="hybridMultilevel"/>
    <w:tmpl w:val="450A23D4"/>
    <w:lvl w:ilvl="0" w:tplc="D4F663B4">
      <w:start w:val="1"/>
      <w:numFmt w:val="decimal"/>
      <w:lvlText w:val="%1."/>
      <w:lvlJc w:val="left"/>
      <w:pPr>
        <w:ind w:left="460" w:hanging="260"/>
      </w:pPr>
    </w:lvl>
    <w:lvl w:ilvl="1" w:tplc="833888DE">
      <w:numFmt w:val="decimal"/>
      <w:lvlText w:val=""/>
      <w:lvlJc w:val="left"/>
    </w:lvl>
    <w:lvl w:ilvl="2" w:tplc="20B8B24C">
      <w:numFmt w:val="decimal"/>
      <w:lvlText w:val=""/>
      <w:lvlJc w:val="left"/>
    </w:lvl>
    <w:lvl w:ilvl="3" w:tplc="9978FB84">
      <w:numFmt w:val="decimal"/>
      <w:lvlText w:val=""/>
      <w:lvlJc w:val="left"/>
    </w:lvl>
    <w:lvl w:ilvl="4" w:tplc="AD7875B0">
      <w:numFmt w:val="decimal"/>
      <w:lvlText w:val=""/>
      <w:lvlJc w:val="left"/>
    </w:lvl>
    <w:lvl w:ilvl="5" w:tplc="78909548">
      <w:numFmt w:val="decimal"/>
      <w:lvlText w:val=""/>
      <w:lvlJc w:val="left"/>
    </w:lvl>
    <w:lvl w:ilvl="6" w:tplc="80B06390">
      <w:numFmt w:val="decimal"/>
      <w:lvlText w:val=""/>
      <w:lvlJc w:val="left"/>
    </w:lvl>
    <w:lvl w:ilvl="7" w:tplc="0B26F29C">
      <w:numFmt w:val="decimal"/>
      <w:lvlText w:val=""/>
      <w:lvlJc w:val="left"/>
    </w:lvl>
    <w:lvl w:ilvl="8" w:tplc="E304D560">
      <w:numFmt w:val="decimal"/>
      <w:lvlText w:val=""/>
      <w:lvlJc w:val="left"/>
    </w:lvl>
  </w:abstractNum>
  <w:abstractNum w:abstractNumId="5" w15:restartNumberingAfterBreak="0">
    <w:nsid w:val="59DD2DB0"/>
    <w:multiLevelType w:val="hybridMultilevel"/>
    <w:tmpl w:val="60D2D6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A0B1B22"/>
    <w:multiLevelType w:val="hybridMultilevel"/>
    <w:tmpl w:val="19D6B148"/>
    <w:lvl w:ilvl="0" w:tplc="C6C4DF22">
      <w:start w:val="1"/>
      <w:numFmt w:val="bullet"/>
      <w:lvlText w:val="•"/>
      <w:lvlJc w:val="left"/>
      <w:pPr>
        <w:tabs>
          <w:tab w:val="num" w:pos="720"/>
        </w:tabs>
        <w:ind w:left="720" w:hanging="360"/>
      </w:pPr>
      <w:rPr>
        <w:rFonts w:ascii="Arial" w:hAnsi="Arial" w:hint="default"/>
      </w:rPr>
    </w:lvl>
    <w:lvl w:ilvl="1" w:tplc="A90EFAA0" w:tentative="1">
      <w:start w:val="1"/>
      <w:numFmt w:val="bullet"/>
      <w:lvlText w:val="•"/>
      <w:lvlJc w:val="left"/>
      <w:pPr>
        <w:tabs>
          <w:tab w:val="num" w:pos="1440"/>
        </w:tabs>
        <w:ind w:left="1440" w:hanging="360"/>
      </w:pPr>
      <w:rPr>
        <w:rFonts w:ascii="Arial" w:hAnsi="Arial" w:hint="default"/>
      </w:rPr>
    </w:lvl>
    <w:lvl w:ilvl="2" w:tplc="5DC0233A" w:tentative="1">
      <w:start w:val="1"/>
      <w:numFmt w:val="bullet"/>
      <w:lvlText w:val="•"/>
      <w:lvlJc w:val="left"/>
      <w:pPr>
        <w:tabs>
          <w:tab w:val="num" w:pos="2160"/>
        </w:tabs>
        <w:ind w:left="2160" w:hanging="360"/>
      </w:pPr>
      <w:rPr>
        <w:rFonts w:ascii="Arial" w:hAnsi="Arial" w:hint="default"/>
      </w:rPr>
    </w:lvl>
    <w:lvl w:ilvl="3" w:tplc="B776AE40" w:tentative="1">
      <w:start w:val="1"/>
      <w:numFmt w:val="bullet"/>
      <w:lvlText w:val="•"/>
      <w:lvlJc w:val="left"/>
      <w:pPr>
        <w:tabs>
          <w:tab w:val="num" w:pos="2880"/>
        </w:tabs>
        <w:ind w:left="2880" w:hanging="360"/>
      </w:pPr>
      <w:rPr>
        <w:rFonts w:ascii="Arial" w:hAnsi="Arial" w:hint="default"/>
      </w:rPr>
    </w:lvl>
    <w:lvl w:ilvl="4" w:tplc="710C7C8E" w:tentative="1">
      <w:start w:val="1"/>
      <w:numFmt w:val="bullet"/>
      <w:lvlText w:val="•"/>
      <w:lvlJc w:val="left"/>
      <w:pPr>
        <w:tabs>
          <w:tab w:val="num" w:pos="3600"/>
        </w:tabs>
        <w:ind w:left="3600" w:hanging="360"/>
      </w:pPr>
      <w:rPr>
        <w:rFonts w:ascii="Arial" w:hAnsi="Arial" w:hint="default"/>
      </w:rPr>
    </w:lvl>
    <w:lvl w:ilvl="5" w:tplc="C9A0786C" w:tentative="1">
      <w:start w:val="1"/>
      <w:numFmt w:val="bullet"/>
      <w:lvlText w:val="•"/>
      <w:lvlJc w:val="left"/>
      <w:pPr>
        <w:tabs>
          <w:tab w:val="num" w:pos="4320"/>
        </w:tabs>
        <w:ind w:left="4320" w:hanging="360"/>
      </w:pPr>
      <w:rPr>
        <w:rFonts w:ascii="Arial" w:hAnsi="Arial" w:hint="default"/>
      </w:rPr>
    </w:lvl>
    <w:lvl w:ilvl="6" w:tplc="318C1CD8" w:tentative="1">
      <w:start w:val="1"/>
      <w:numFmt w:val="bullet"/>
      <w:lvlText w:val="•"/>
      <w:lvlJc w:val="left"/>
      <w:pPr>
        <w:tabs>
          <w:tab w:val="num" w:pos="5040"/>
        </w:tabs>
        <w:ind w:left="5040" w:hanging="360"/>
      </w:pPr>
      <w:rPr>
        <w:rFonts w:ascii="Arial" w:hAnsi="Arial" w:hint="default"/>
      </w:rPr>
    </w:lvl>
    <w:lvl w:ilvl="7" w:tplc="0AB624C8" w:tentative="1">
      <w:start w:val="1"/>
      <w:numFmt w:val="bullet"/>
      <w:lvlText w:val="•"/>
      <w:lvlJc w:val="left"/>
      <w:pPr>
        <w:tabs>
          <w:tab w:val="num" w:pos="5760"/>
        </w:tabs>
        <w:ind w:left="5760" w:hanging="360"/>
      </w:pPr>
      <w:rPr>
        <w:rFonts w:ascii="Arial" w:hAnsi="Arial" w:hint="default"/>
      </w:rPr>
    </w:lvl>
    <w:lvl w:ilvl="8" w:tplc="6108E6E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BD839F0"/>
    <w:multiLevelType w:val="multilevel"/>
    <w:tmpl w:val="DBBC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A422D"/>
    <w:multiLevelType w:val="hybridMultilevel"/>
    <w:tmpl w:val="949C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7225147">
    <w:abstractNumId w:val="2"/>
    <w:lvlOverride w:ilvl="0">
      <w:startOverride w:val="1"/>
    </w:lvlOverride>
  </w:num>
  <w:num w:numId="2" w16cid:durableId="1240024340">
    <w:abstractNumId w:val="0"/>
    <w:lvlOverride w:ilvl="0">
      <w:startOverride w:val="1"/>
    </w:lvlOverride>
  </w:num>
  <w:num w:numId="3" w16cid:durableId="299042840">
    <w:abstractNumId w:val="4"/>
    <w:lvlOverride w:ilvl="0">
      <w:startOverride w:val="1"/>
    </w:lvlOverride>
  </w:num>
  <w:num w:numId="4" w16cid:durableId="47607514">
    <w:abstractNumId w:val="6"/>
  </w:num>
  <w:num w:numId="5" w16cid:durableId="546722866">
    <w:abstractNumId w:val="1"/>
  </w:num>
  <w:num w:numId="6" w16cid:durableId="661932722">
    <w:abstractNumId w:val="8"/>
  </w:num>
  <w:num w:numId="7" w16cid:durableId="377164349">
    <w:abstractNumId w:val="7"/>
  </w:num>
  <w:num w:numId="8" w16cid:durableId="1794861442">
    <w:abstractNumId w:val="3"/>
  </w:num>
  <w:num w:numId="9" w16cid:durableId="140479104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eep kelangi">
    <w15:presenceInfo w15:providerId="Windows Live" w15:userId="18203550182832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9B"/>
    <w:rsid w:val="00021B9B"/>
    <w:rsid w:val="00024485"/>
    <w:rsid w:val="00037D4C"/>
    <w:rsid w:val="00047483"/>
    <w:rsid w:val="000747EC"/>
    <w:rsid w:val="0008316D"/>
    <w:rsid w:val="00083445"/>
    <w:rsid w:val="00087285"/>
    <w:rsid w:val="00114C9B"/>
    <w:rsid w:val="00117910"/>
    <w:rsid w:val="00132F3C"/>
    <w:rsid w:val="00165F3F"/>
    <w:rsid w:val="00173FEF"/>
    <w:rsid w:val="001B0B9E"/>
    <w:rsid w:val="001D1AAE"/>
    <w:rsid w:val="00204C59"/>
    <w:rsid w:val="00206D78"/>
    <w:rsid w:val="00211CF8"/>
    <w:rsid w:val="00213CA1"/>
    <w:rsid w:val="00244A2D"/>
    <w:rsid w:val="00264D88"/>
    <w:rsid w:val="002950BF"/>
    <w:rsid w:val="002B1CC5"/>
    <w:rsid w:val="002F4545"/>
    <w:rsid w:val="003170A6"/>
    <w:rsid w:val="0033738C"/>
    <w:rsid w:val="003421B7"/>
    <w:rsid w:val="00353766"/>
    <w:rsid w:val="003920AB"/>
    <w:rsid w:val="003C0667"/>
    <w:rsid w:val="003D5624"/>
    <w:rsid w:val="003F1F7D"/>
    <w:rsid w:val="00405647"/>
    <w:rsid w:val="004138B2"/>
    <w:rsid w:val="004138B4"/>
    <w:rsid w:val="0044637F"/>
    <w:rsid w:val="00453F26"/>
    <w:rsid w:val="00457F8C"/>
    <w:rsid w:val="00491935"/>
    <w:rsid w:val="00493B44"/>
    <w:rsid w:val="004A6B93"/>
    <w:rsid w:val="004E42E1"/>
    <w:rsid w:val="004F170B"/>
    <w:rsid w:val="00504400"/>
    <w:rsid w:val="00505248"/>
    <w:rsid w:val="00506730"/>
    <w:rsid w:val="00513326"/>
    <w:rsid w:val="00515DBD"/>
    <w:rsid w:val="00534707"/>
    <w:rsid w:val="00545C3A"/>
    <w:rsid w:val="00551E5D"/>
    <w:rsid w:val="005550E2"/>
    <w:rsid w:val="00567666"/>
    <w:rsid w:val="0058348A"/>
    <w:rsid w:val="005B61A3"/>
    <w:rsid w:val="005E5050"/>
    <w:rsid w:val="00602A2D"/>
    <w:rsid w:val="00624651"/>
    <w:rsid w:val="00662E0B"/>
    <w:rsid w:val="006652A8"/>
    <w:rsid w:val="006761A0"/>
    <w:rsid w:val="00677034"/>
    <w:rsid w:val="006879F3"/>
    <w:rsid w:val="00693A55"/>
    <w:rsid w:val="006B59EC"/>
    <w:rsid w:val="006D036B"/>
    <w:rsid w:val="006E1615"/>
    <w:rsid w:val="006E17B7"/>
    <w:rsid w:val="00720949"/>
    <w:rsid w:val="00722AF3"/>
    <w:rsid w:val="00724B3C"/>
    <w:rsid w:val="007537EA"/>
    <w:rsid w:val="00764BAE"/>
    <w:rsid w:val="007A35AB"/>
    <w:rsid w:val="007E4F58"/>
    <w:rsid w:val="007F06EA"/>
    <w:rsid w:val="00806C9C"/>
    <w:rsid w:val="00810AC7"/>
    <w:rsid w:val="008230FF"/>
    <w:rsid w:val="00835670"/>
    <w:rsid w:val="00862261"/>
    <w:rsid w:val="00875F6D"/>
    <w:rsid w:val="00877401"/>
    <w:rsid w:val="008819C4"/>
    <w:rsid w:val="008922BE"/>
    <w:rsid w:val="00892AE1"/>
    <w:rsid w:val="008C175E"/>
    <w:rsid w:val="008E164C"/>
    <w:rsid w:val="009113D8"/>
    <w:rsid w:val="00940679"/>
    <w:rsid w:val="0094647D"/>
    <w:rsid w:val="00961C98"/>
    <w:rsid w:val="00963707"/>
    <w:rsid w:val="009951A4"/>
    <w:rsid w:val="009E25B4"/>
    <w:rsid w:val="00A50054"/>
    <w:rsid w:val="00A6089F"/>
    <w:rsid w:val="00A743EA"/>
    <w:rsid w:val="00A92C65"/>
    <w:rsid w:val="00AA0034"/>
    <w:rsid w:val="00AA33CB"/>
    <w:rsid w:val="00AE4F36"/>
    <w:rsid w:val="00AF51FF"/>
    <w:rsid w:val="00AF6DCF"/>
    <w:rsid w:val="00B176F6"/>
    <w:rsid w:val="00B25560"/>
    <w:rsid w:val="00B257D2"/>
    <w:rsid w:val="00B26679"/>
    <w:rsid w:val="00B41867"/>
    <w:rsid w:val="00B479C0"/>
    <w:rsid w:val="00B72C7C"/>
    <w:rsid w:val="00B954C0"/>
    <w:rsid w:val="00BB16E0"/>
    <w:rsid w:val="00BE3B81"/>
    <w:rsid w:val="00C1027C"/>
    <w:rsid w:val="00C40847"/>
    <w:rsid w:val="00C42710"/>
    <w:rsid w:val="00C553A9"/>
    <w:rsid w:val="00C70E1C"/>
    <w:rsid w:val="00C937C1"/>
    <w:rsid w:val="00CB2433"/>
    <w:rsid w:val="00CB7396"/>
    <w:rsid w:val="00CB771D"/>
    <w:rsid w:val="00CC2D85"/>
    <w:rsid w:val="00CE046C"/>
    <w:rsid w:val="00CE4202"/>
    <w:rsid w:val="00CF2951"/>
    <w:rsid w:val="00CF7E66"/>
    <w:rsid w:val="00D1306F"/>
    <w:rsid w:val="00D1349C"/>
    <w:rsid w:val="00D30A35"/>
    <w:rsid w:val="00D5414A"/>
    <w:rsid w:val="00D60EA8"/>
    <w:rsid w:val="00D63BFE"/>
    <w:rsid w:val="00D87F85"/>
    <w:rsid w:val="00DC63C4"/>
    <w:rsid w:val="00DC74EC"/>
    <w:rsid w:val="00DE2ACC"/>
    <w:rsid w:val="00E03701"/>
    <w:rsid w:val="00E33F51"/>
    <w:rsid w:val="00E3554C"/>
    <w:rsid w:val="00E5246D"/>
    <w:rsid w:val="00E56370"/>
    <w:rsid w:val="00E71E65"/>
    <w:rsid w:val="00E93A11"/>
    <w:rsid w:val="00EC27A1"/>
    <w:rsid w:val="00ED3E2E"/>
    <w:rsid w:val="00EF7AA8"/>
    <w:rsid w:val="00F04E3B"/>
    <w:rsid w:val="00F3042C"/>
    <w:rsid w:val="00F64032"/>
    <w:rsid w:val="00F72FD9"/>
    <w:rsid w:val="00F843F9"/>
    <w:rsid w:val="00FA0BFA"/>
    <w:rsid w:val="00FA2F27"/>
    <w:rsid w:val="00FA6294"/>
    <w:rsid w:val="00FA7352"/>
    <w:rsid w:val="00FE2A03"/>
    <w:rsid w:val="00FE471A"/>
    <w:rsid w:val="00FE6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FC88"/>
  <w15:docId w15:val="{046D46E2-132B-437A-8454-33E70A3C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7352"/>
    <w:pPr>
      <w:spacing w:after="100"/>
    </w:pPr>
  </w:style>
  <w:style w:type="paragraph" w:styleId="TOC2">
    <w:name w:val="toc 2"/>
    <w:basedOn w:val="Normal"/>
    <w:next w:val="Normal"/>
    <w:autoRedefine/>
    <w:uiPriority w:val="39"/>
    <w:unhideWhenUsed/>
    <w:rsid w:val="00FA7352"/>
    <w:pPr>
      <w:spacing w:after="100"/>
      <w:ind w:left="200"/>
    </w:pPr>
  </w:style>
  <w:style w:type="paragraph" w:customStyle="1" w:styleId="isselectedend">
    <w:name w:val="isselectedend"/>
    <w:basedOn w:val="Normal"/>
    <w:rsid w:val="00CB771D"/>
    <w:pPr>
      <w:spacing w:before="100" w:beforeAutospacing="1" w:after="100" w:afterAutospacing="1"/>
    </w:pPr>
    <w:rPr>
      <w:sz w:val="24"/>
      <w:szCs w:val="24"/>
    </w:rPr>
  </w:style>
  <w:style w:type="paragraph" w:styleId="Revision">
    <w:name w:val="Revision"/>
    <w:hidden/>
    <w:uiPriority w:val="99"/>
    <w:semiHidden/>
    <w:rsid w:val="00244A2D"/>
  </w:style>
  <w:style w:type="character" w:customStyle="1" w:styleId="Heading2Char">
    <w:name w:val="Heading 2 Char"/>
    <w:basedOn w:val="DefaultParagraphFont"/>
    <w:link w:val="Heading2"/>
    <w:uiPriority w:val="9"/>
    <w:rsid w:val="005E505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BB135-4267-44EF-B308-2CE170B38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28</Pages>
  <Words>2960</Words>
  <Characters>16875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Venkar Ramana</cp:lastModifiedBy>
  <cp:revision>51</cp:revision>
  <dcterms:created xsi:type="dcterms:W3CDTF">2026-09-22T16:50:00Z</dcterms:created>
  <dcterms:modified xsi:type="dcterms:W3CDTF">2026-09-25T08:48:00Z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214a88ae-0eae-4db7-9f01-7cd3b4a39b92</vt:lpwstr>
  </property>
</Properties>
</file>